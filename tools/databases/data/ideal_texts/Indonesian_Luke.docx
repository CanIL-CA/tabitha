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8C21" w14:textId="77777777" w:rsidR="004307D6" w:rsidRDefault="004307D6">
      <w:pPr>
        <w:widowControl w:val="0"/>
        <w:pBdr>
          <w:top w:val="nil"/>
          <w:left w:val="nil"/>
          <w:bottom w:val="nil"/>
          <w:right w:val="nil"/>
          <w:between w:val="nil"/>
        </w:pBdr>
        <w:spacing w:after="0"/>
        <w:rPr>
          <w:rFonts w:ascii="Arial" w:eastAsia="Arial" w:hAnsi="Arial" w:cs="Arial"/>
          <w:color w:val="000000"/>
        </w:rPr>
      </w:pPr>
    </w:p>
    <w:tbl>
      <w:tblPr>
        <w:tblStyle w:val="a"/>
        <w:tblW w:w="130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5669"/>
        <w:gridCol w:w="5669"/>
      </w:tblGrid>
      <w:tr w:rsidR="004307D6" w14:paraId="0C988C25" w14:textId="77777777">
        <w:tc>
          <w:tcPr>
            <w:tcW w:w="1701" w:type="dxa"/>
          </w:tcPr>
          <w:p w14:paraId="0C988C22" w14:textId="77777777" w:rsidR="004307D6" w:rsidRDefault="00000000">
            <w:r>
              <w:rPr>
                <w:b/>
                <w:bCs/>
              </w:rPr>
              <w:t>Verse</w:t>
            </w:r>
          </w:p>
        </w:tc>
        <w:tc>
          <w:tcPr>
            <w:tcW w:w="5669" w:type="dxa"/>
          </w:tcPr>
          <w:p w14:paraId="0C988C23" w14:textId="77777777" w:rsidR="004307D6" w:rsidRDefault="00000000">
            <w:r>
              <w:rPr>
                <w:b/>
                <w:bCs/>
              </w:rPr>
              <w:t>English (Unchurched Adults)</w:t>
            </w:r>
          </w:p>
        </w:tc>
        <w:tc>
          <w:tcPr>
            <w:tcW w:w="5669" w:type="dxa"/>
          </w:tcPr>
          <w:p w14:paraId="0C988C24" w14:textId="77777777" w:rsidR="004307D6" w:rsidRDefault="00000000">
            <w:r>
              <w:rPr>
                <w:b/>
                <w:bCs/>
              </w:rPr>
              <w:t>Indonesian (Unchurched Adults)</w:t>
            </w:r>
          </w:p>
        </w:tc>
      </w:tr>
      <w:tr w:rsidR="004307D6" w14:paraId="0C988C29" w14:textId="77777777">
        <w:tc>
          <w:tcPr>
            <w:tcW w:w="1701" w:type="dxa"/>
          </w:tcPr>
          <w:p w14:paraId="0C988C26" w14:textId="77777777" w:rsidR="004307D6" w:rsidRDefault="00000000">
            <w:r>
              <w:t>Luke 10:1</w:t>
            </w:r>
          </w:p>
        </w:tc>
        <w:tc>
          <w:tcPr>
            <w:tcW w:w="5669" w:type="dxa"/>
          </w:tcPr>
          <w:p w14:paraId="0C988C27" w14:textId="2AC41CC8" w:rsidR="004307D6" w:rsidRDefault="00000000">
            <w:r>
              <w:t>Luke 10:1 Title: Jesus sends the 72 disciples. After these things happened, the Lord appointed 72 other disciples. And he sent those disciples who were in groups of two disciples so that they would go in front of him to every town and place where Jesus will soon go.</w:t>
            </w:r>
          </w:p>
        </w:tc>
        <w:tc>
          <w:tcPr>
            <w:tcW w:w="5669" w:type="dxa"/>
          </w:tcPr>
          <w:p w14:paraId="0C988C28" w14:textId="4090ED56" w:rsidR="004307D6" w:rsidRDefault="00000000">
            <w:r>
              <w:t xml:space="preserve">Judul: Yesus mengirim 72 murid. Sesudah hal-hal ini terjadi, Tuhan memilih 72 murid lain. Dan Dia mengirim murid-murid dalam </w:t>
            </w:r>
            <w:r>
              <w:t xml:space="preserve"> kelompok-kelompok dua murid supaya mereka mendahului Yesus ke setiap kota dan tempat ke mana Dia akan segera pergi.</w:t>
            </w:r>
          </w:p>
        </w:tc>
      </w:tr>
      <w:tr w:rsidR="004307D6" w14:paraId="0C988C2D" w14:textId="77777777">
        <w:tc>
          <w:tcPr>
            <w:tcW w:w="1701" w:type="dxa"/>
          </w:tcPr>
          <w:p w14:paraId="0C988C2A" w14:textId="77777777" w:rsidR="004307D6" w:rsidRDefault="00000000">
            <w:r>
              <w:t>Luke 10:2</w:t>
            </w:r>
          </w:p>
        </w:tc>
        <w:tc>
          <w:tcPr>
            <w:tcW w:w="5669" w:type="dxa"/>
          </w:tcPr>
          <w:p w14:paraId="0C988C2B" w14:textId="12EDDD6D" w:rsidR="004307D6" w:rsidRDefault="00000000">
            <w:r>
              <w:t>Luke 10:2 (Literal) &lt;&lt;Before those disciples left,&gt;&gt; Jesus said to them, “The harvest is big. (Dynamic) &lt;&lt;Before those disciples left,&gt;&gt; Jesus said to them, “There are many people who are like a big crop that is ready to be harvested. (End of Alternates) But workers are few. (Literal) Therefore, ask the lord of the harvest to send the workers to his harvest</w:t>
            </w:r>
            <w:r>
              <w:t>. (Dynamic) Therefore, ask the Lord, who is the master of the crop of people, to send workers to it so that they would gather it.</w:t>
            </w:r>
          </w:p>
        </w:tc>
        <w:tc>
          <w:tcPr>
            <w:tcW w:w="5669" w:type="dxa"/>
          </w:tcPr>
          <w:p w14:paraId="0C988C2C" w14:textId="4A5468A0" w:rsidR="004307D6" w:rsidRDefault="00000000">
            <w:r>
              <w:t xml:space="preserve">(Terjemahan Harafiah) &lt;&lt;Sebelum murid-murid itu pergi,&gt;&gt; Yesus berkata kepada murid-murid itu, “ hasil panen besar. (Terjemahan Dinamis) &lt;&lt;Sebelum murid-murid itu pergi,&gt;&gt; Yesus berkata kepada murid-murid itu, “Ada banyak orang yang seperti sebuah hasil panen yang besar yang siap untuk dituai. (Akhir Alternatif) Tetapi </w:t>
            </w:r>
            <w:r>
              <w:t>orang yang bekerja sedikit. (Terjemahan Harafiah) Oleh karena itu mintalah tuan hasil panen untuk mengirim orang-orang yang bekerja. (Terjemahan Dinamis) Oleh karena itu mintalah Tuhan, yang adalah tuan hasil panen, untuk mengirim orang-orang yang bekerja supaya mereka mengumpulkannya.</w:t>
            </w:r>
          </w:p>
        </w:tc>
      </w:tr>
      <w:tr w:rsidR="004307D6" w14:paraId="0C988C31" w14:textId="77777777">
        <w:tc>
          <w:tcPr>
            <w:tcW w:w="1701" w:type="dxa"/>
          </w:tcPr>
          <w:p w14:paraId="0C988C2E" w14:textId="77777777" w:rsidR="004307D6" w:rsidRDefault="00000000">
            <w:r>
              <w:t>Luke 10:3</w:t>
            </w:r>
          </w:p>
        </w:tc>
        <w:tc>
          <w:tcPr>
            <w:tcW w:w="5669" w:type="dxa"/>
          </w:tcPr>
          <w:p w14:paraId="0C988C2F" w14:textId="77777777" w:rsidR="004307D6" w:rsidRDefault="00000000">
            <w:r>
              <w:t>Luke 10:3 Go! Behold. I'm sending you &lt;&lt;to those people. But&gt;&gt; you'll be like lambs among wolves.</w:t>
            </w:r>
          </w:p>
        </w:tc>
        <w:tc>
          <w:tcPr>
            <w:tcW w:w="5669" w:type="dxa"/>
          </w:tcPr>
          <w:p w14:paraId="0C988C30" w14:textId="77777777" w:rsidR="004307D6" w:rsidRDefault="00000000">
            <w:r>
              <w:t>Pergilah! Lihatlah. Aku sedang mengirim kalian &lt;&lt;kepada orang-orang itu&gt;&gt;. &lt;&lt;Tetapi&gt;&gt; kalian akan seperti anak-anak domba di antara serigala-serigala.</w:t>
            </w:r>
          </w:p>
        </w:tc>
      </w:tr>
      <w:tr w:rsidR="004307D6" w14:paraId="0C988C35" w14:textId="77777777">
        <w:tc>
          <w:tcPr>
            <w:tcW w:w="1701" w:type="dxa"/>
          </w:tcPr>
          <w:p w14:paraId="0C988C32" w14:textId="77777777" w:rsidR="004307D6" w:rsidRDefault="00000000">
            <w:r>
              <w:t>Luke 10:4</w:t>
            </w:r>
          </w:p>
        </w:tc>
        <w:tc>
          <w:tcPr>
            <w:tcW w:w="5669" w:type="dxa"/>
          </w:tcPr>
          <w:p w14:paraId="0C988C33" w14:textId="233EADA6" w:rsidR="004307D6" w:rsidRDefault="00000000">
            <w:r>
              <w:t>Luke 10:4 Don't take a purse, an &lt;&lt;other&gt;&gt; bag, or &lt;&lt;extra&gt;&gt; sandals. (Literal) And don't greet anyone on the road. (Dynamic) And don't greet people that you meet on the road.</w:t>
            </w:r>
          </w:p>
        </w:tc>
        <w:tc>
          <w:tcPr>
            <w:tcW w:w="5669" w:type="dxa"/>
          </w:tcPr>
          <w:p w14:paraId="0C988C34" w14:textId="369885E2" w:rsidR="004307D6" w:rsidRDefault="00000000">
            <w:r>
              <w:t xml:space="preserve">Jangan bawa dompet , kantong &lt;&lt;lain&gt;&gt;, atau sandal-sandal &lt;&lt;lebih &gt;&gt; (Terjemahan Harafiah) Dan jangan sapa seorangpun di </w:t>
            </w:r>
            <w:r>
              <w:t>jalan. (Terjemahan Dinamis) Dan jangan sapa seorangpun yang kalian temu di jalan.</w:t>
            </w:r>
          </w:p>
        </w:tc>
      </w:tr>
      <w:tr w:rsidR="004307D6" w14:paraId="0C988C39" w14:textId="77777777">
        <w:tc>
          <w:tcPr>
            <w:tcW w:w="1701" w:type="dxa"/>
          </w:tcPr>
          <w:p w14:paraId="0C988C36" w14:textId="77777777" w:rsidR="004307D6" w:rsidRDefault="00000000">
            <w:r>
              <w:t>Luke 10:5</w:t>
            </w:r>
          </w:p>
        </w:tc>
        <w:tc>
          <w:tcPr>
            <w:tcW w:w="5669" w:type="dxa"/>
          </w:tcPr>
          <w:p w14:paraId="0C988C37" w14:textId="1454FB02" w:rsidR="004307D6" w:rsidRDefault="00000000">
            <w:r>
              <w:t>Luke 10:5 When you first enter a house, say to the people who live there, ‘May the people of this house have peace.’</w:t>
            </w:r>
          </w:p>
        </w:tc>
        <w:tc>
          <w:tcPr>
            <w:tcW w:w="5669" w:type="dxa"/>
          </w:tcPr>
          <w:p w14:paraId="0C988C38" w14:textId="1B2E2F48" w:rsidR="004307D6" w:rsidRDefault="00000000">
            <w:r>
              <w:t>Ketika kalian memasuki sebuah rumah, pertama katakanlah &lt;&lt;kepada orang-orang yang tinggal di sana&gt;&gt;, ‘Semoga orang-orang di rumah ini punya kedamaian.’</w:t>
            </w:r>
          </w:p>
        </w:tc>
      </w:tr>
      <w:tr w:rsidR="004307D6" w14:paraId="0C988C3D" w14:textId="77777777">
        <w:tc>
          <w:tcPr>
            <w:tcW w:w="1701" w:type="dxa"/>
          </w:tcPr>
          <w:p w14:paraId="0C988C3A" w14:textId="77777777" w:rsidR="004307D6" w:rsidRDefault="00000000">
            <w:r>
              <w:t>Luke 10:6</w:t>
            </w:r>
          </w:p>
        </w:tc>
        <w:tc>
          <w:tcPr>
            <w:tcW w:w="5669" w:type="dxa"/>
          </w:tcPr>
          <w:p w14:paraId="0C988C3B" w14:textId="55D88F6F" w:rsidR="004307D6" w:rsidRDefault="00000000">
            <w:r>
              <w:t>Luke 10:6 (Literal) If a son of peace is there, your peace will stay with him</w:t>
            </w:r>
            <w:r>
              <w:t>. (Dynamic) If the people who live in that house want to receive God's peace, they'll receive it. (Literal) But if a son of peace isn't there, your peace will return to you. (Dynamic) But if the people who live in that house don't want to receive God's peace, they won't receive it.</w:t>
            </w:r>
          </w:p>
        </w:tc>
        <w:tc>
          <w:tcPr>
            <w:tcW w:w="5669" w:type="dxa"/>
          </w:tcPr>
          <w:p w14:paraId="0C988C3C" w14:textId="70036A97" w:rsidR="004307D6" w:rsidRDefault="00000000">
            <w:r>
              <w:t xml:space="preserve">(Terjemahan Harafiah) Jika orang damai  ada di sana, kedamaianmu akan tinggal bersama dia </w:t>
            </w:r>
            <w:r>
              <w:t xml:space="preserve">. (Terjemahan Dinamis) Jika orang-orang yang tinggal di rumah itu ingin menerima kedamaian Allah, mereka akan menerima kedamaian Allah. (Terjemahan Harafiah) Tetapi jika orang damai  tidak ada di sana, kedamaianmu akan kembali kepadamu. (Terjemahan Dinamis) Tetapi jika orang-orang </w:t>
            </w:r>
            <w:r>
              <w:lastRenderedPageBreak/>
              <w:t>yang tinggal di rumah itu tidak ingin menerima kedamaian Allah, mereka tidak akan menerima kedamaian Allah.</w:t>
            </w:r>
          </w:p>
        </w:tc>
      </w:tr>
      <w:tr w:rsidR="004307D6" w14:paraId="0C988C41" w14:textId="77777777">
        <w:tc>
          <w:tcPr>
            <w:tcW w:w="1701" w:type="dxa"/>
          </w:tcPr>
          <w:p w14:paraId="0C988C3E" w14:textId="77777777" w:rsidR="004307D6" w:rsidRDefault="00000000">
            <w:r>
              <w:lastRenderedPageBreak/>
              <w:t>Luke 10:7</w:t>
            </w:r>
          </w:p>
        </w:tc>
        <w:tc>
          <w:tcPr>
            <w:tcW w:w="5669" w:type="dxa"/>
          </w:tcPr>
          <w:p w14:paraId="0C988C3F" w14:textId="4E1D17D1" w:rsidR="004307D6" w:rsidRDefault="00000000">
            <w:r>
              <w:t>Luke 10:7 (Literal) Stay in that house. (Dynamic) Return to that house each night to sleep. (End of Alternates) Eat food that the people who live in that house give to you. And drink drinks that those people give to you. For a worker deserves his wages. (Literal) Don't go from that house to another house. (Dynamic) Don't stay in another house &lt;&lt;that is in the same town&gt;&gt;.</w:t>
            </w:r>
          </w:p>
        </w:tc>
        <w:tc>
          <w:tcPr>
            <w:tcW w:w="5669" w:type="dxa"/>
          </w:tcPr>
          <w:p w14:paraId="0C988C40" w14:textId="4D279B98" w:rsidR="004307D6" w:rsidRDefault="00000000">
            <w:r>
              <w:t>(Terjemahan Harafiah) Tinggallah di rumah itu. (Terjemahan Dinamis) Kembalilah ke rumah itu pada tiap malam hari untuk tidur. (Akhir Alternatif) Makanlah beberapa makanan yang orang-orang yang tinggal di rumah itu berikan kepada kalian dan minumlah minuman yang orang-orang itu berikan kepada kalian. Karena orang yang bekerja layak mendapat upahnya. (Terjemahan Harafiah) Jangan pergi dari rumah itu ke rumah lain. (Terjemahan Dinamis) Jangan tinggal di rumah lain &lt;&lt;yang ada di kota yang sama&gt;&gt;.</w:t>
            </w:r>
          </w:p>
        </w:tc>
      </w:tr>
      <w:tr w:rsidR="004307D6" w14:paraId="0C988C45" w14:textId="77777777">
        <w:tc>
          <w:tcPr>
            <w:tcW w:w="1701" w:type="dxa"/>
          </w:tcPr>
          <w:p w14:paraId="0C988C42" w14:textId="77777777" w:rsidR="004307D6" w:rsidRDefault="00000000">
            <w:r>
              <w:t>Luke 10:8</w:t>
            </w:r>
          </w:p>
        </w:tc>
        <w:tc>
          <w:tcPr>
            <w:tcW w:w="5669" w:type="dxa"/>
          </w:tcPr>
          <w:p w14:paraId="0C988C43" w14:textId="0388FAED" w:rsidR="004307D6" w:rsidRDefault="00000000">
            <w:r>
              <w:t>Luke 10:8 If, when you enter a town, its people welcome you, eat the food that they offer to you.</w:t>
            </w:r>
          </w:p>
        </w:tc>
        <w:tc>
          <w:tcPr>
            <w:tcW w:w="5669" w:type="dxa"/>
          </w:tcPr>
          <w:p w14:paraId="0C988C44" w14:textId="77777777" w:rsidR="004307D6" w:rsidRDefault="00000000">
            <w:r>
              <w:t>Jika ketika kalian memasuki sebuah kota, orang-orang sebuah kota menyambut kalian, makanlah makanan yang mereka tawarkan kepada kalian.</w:t>
            </w:r>
          </w:p>
        </w:tc>
      </w:tr>
      <w:tr w:rsidR="004307D6" w14:paraId="0C988C49" w14:textId="77777777">
        <w:tc>
          <w:tcPr>
            <w:tcW w:w="1701" w:type="dxa"/>
          </w:tcPr>
          <w:p w14:paraId="0C988C46" w14:textId="77777777" w:rsidR="004307D6" w:rsidRDefault="00000000">
            <w:r>
              <w:t>Luke 10:9</w:t>
            </w:r>
          </w:p>
        </w:tc>
        <w:tc>
          <w:tcPr>
            <w:tcW w:w="5669" w:type="dxa"/>
          </w:tcPr>
          <w:p w14:paraId="0C988C47" w14:textId="77777777" w:rsidR="004307D6" w:rsidRDefault="00000000">
            <w:r>
              <w:t>Luke 10:9 Heal the sick people who are there. And say to the people &lt;&lt;of that town&gt;&gt;, ‘God's kingdom is near you.’</w:t>
            </w:r>
          </w:p>
        </w:tc>
        <w:tc>
          <w:tcPr>
            <w:tcW w:w="5669" w:type="dxa"/>
          </w:tcPr>
          <w:p w14:paraId="0C988C48" w14:textId="77777777" w:rsidR="004307D6" w:rsidRDefault="00000000">
            <w:r>
              <w:t>Sembuhkanlah orang-orang yang sakit yang ada di sana dan katakanlah kepada mereka, ‘Kerajaan Allah ada dekat kalian.’</w:t>
            </w:r>
          </w:p>
        </w:tc>
      </w:tr>
      <w:tr w:rsidR="004307D6" w14:paraId="0C988C4D" w14:textId="77777777">
        <w:tc>
          <w:tcPr>
            <w:tcW w:w="1701" w:type="dxa"/>
          </w:tcPr>
          <w:p w14:paraId="0C988C4A" w14:textId="77777777" w:rsidR="004307D6" w:rsidRDefault="00000000">
            <w:r>
              <w:t>Luke 10:10</w:t>
            </w:r>
          </w:p>
        </w:tc>
        <w:tc>
          <w:tcPr>
            <w:tcW w:w="5669" w:type="dxa"/>
          </w:tcPr>
          <w:p w14:paraId="0C988C4B" w14:textId="390F0E5F" w:rsidR="004307D6" w:rsidRDefault="00000000">
            <w:r>
              <w:t>Luke 10:10 But if, when you enter a town, its people don't welcome you, go to the streets of the town. And say,</w:t>
            </w:r>
          </w:p>
        </w:tc>
        <w:tc>
          <w:tcPr>
            <w:tcW w:w="5669" w:type="dxa"/>
          </w:tcPr>
          <w:p w14:paraId="0C988C4C" w14:textId="11A715CD" w:rsidR="004307D6" w:rsidRDefault="00000000">
            <w:r>
              <w:t>Tetapi jika ketika kalian memasuki sebuah kota, orang-orang tidak menyambut kalian, pergilah ke jalan-jalan kota. Dan katakanlah,</w:t>
            </w:r>
          </w:p>
        </w:tc>
      </w:tr>
      <w:tr w:rsidR="004307D6" w14:paraId="0C988C51" w14:textId="77777777">
        <w:tc>
          <w:tcPr>
            <w:tcW w:w="1701" w:type="dxa"/>
          </w:tcPr>
          <w:p w14:paraId="0C988C4E" w14:textId="77777777" w:rsidR="004307D6" w:rsidRDefault="00000000">
            <w:r>
              <w:t>Luke 10:11</w:t>
            </w:r>
          </w:p>
        </w:tc>
        <w:tc>
          <w:tcPr>
            <w:tcW w:w="5669" w:type="dxa"/>
          </w:tcPr>
          <w:p w14:paraId="0C988C4F" w14:textId="77777777" w:rsidR="004307D6" w:rsidRDefault="00000000">
            <w:r>
              <w:t>Luke 10:11 (Literal) ‘We're wiping our feet to leave the dust of your town &lt;&lt;here&gt;&gt; to show you that God opposes you. (Dynamic) ‘We're wiping our feet to leave the dust of your town &lt;&lt;here&gt;&gt; to warn you that God will judge you. (End of Alternates) But you should know that God's kingdom is near you.’</w:t>
            </w:r>
          </w:p>
        </w:tc>
        <w:tc>
          <w:tcPr>
            <w:tcW w:w="5669" w:type="dxa"/>
          </w:tcPr>
          <w:p w14:paraId="0C988C50" w14:textId="51FC114B" w:rsidR="004307D6" w:rsidRDefault="00000000">
            <w:r>
              <w:t xml:space="preserve">(Terjemahan Harafiah) ‘kami sedang membersihkan  kaki-kaki kami untuk meninggalkan debu kota kalian &lt;&lt;di sini&gt;&gt; untuk menunjukkan kepada kalian bahwa Allah melawan kalian. (Terjemahan Dinamis) ‘kami sedang </w:t>
            </w:r>
            <w:r>
              <w:t>membersihkan  kaki-kaki kami untuk meninggalkan debu kota kalian &lt;&lt;di sini&gt;&gt; untuk memperingatkan kalian bahwa Allah akan  menghakimi kalian. (Akhir Alternatif) Tetapi kalian harus mengetahui bahwa kerajaan Allah ada dekat kalian.’</w:t>
            </w:r>
          </w:p>
        </w:tc>
      </w:tr>
      <w:tr w:rsidR="004307D6" w14:paraId="0C988C55" w14:textId="77777777">
        <w:tc>
          <w:tcPr>
            <w:tcW w:w="1701" w:type="dxa"/>
          </w:tcPr>
          <w:p w14:paraId="0C988C52" w14:textId="77777777" w:rsidR="004307D6" w:rsidRDefault="00000000">
            <w:r>
              <w:t>Luke 10:12</w:t>
            </w:r>
          </w:p>
        </w:tc>
        <w:tc>
          <w:tcPr>
            <w:tcW w:w="5669" w:type="dxa"/>
          </w:tcPr>
          <w:p w14:paraId="0C988C53" w14:textId="4E305073" w:rsidR="004307D6" w:rsidRDefault="00000000">
            <w:r>
              <w:t>Luke 10:12 I tell you that the people of that town will suffer more on that day &lt;&lt;when God judges people&gt;&gt; than the people of Sodom will suffer.</w:t>
            </w:r>
          </w:p>
        </w:tc>
        <w:tc>
          <w:tcPr>
            <w:tcW w:w="5669" w:type="dxa"/>
          </w:tcPr>
          <w:p w14:paraId="0C988C54" w14:textId="77777777" w:rsidR="004307D6" w:rsidRDefault="00000000">
            <w:r>
              <w:t>Aku memberitahukan kepada kalian bahwa orang-orang kota itu akan menderita pada hari &lt;&lt;ketika Allah menghakimi orang-orang&gt;&gt; lebih dari orang-orang Sodom akan menderita.</w:t>
            </w:r>
          </w:p>
        </w:tc>
      </w:tr>
      <w:tr w:rsidR="004307D6" w14:paraId="0C988C59" w14:textId="77777777">
        <w:tc>
          <w:tcPr>
            <w:tcW w:w="1701" w:type="dxa"/>
          </w:tcPr>
          <w:p w14:paraId="0C988C56" w14:textId="77777777" w:rsidR="004307D6" w:rsidRDefault="00000000">
            <w:r>
              <w:t>Luke 10:13</w:t>
            </w:r>
          </w:p>
        </w:tc>
        <w:tc>
          <w:tcPr>
            <w:tcW w:w="5669" w:type="dxa"/>
          </w:tcPr>
          <w:p w14:paraId="0C988C57" w14:textId="2E8B1C54" w:rsidR="004307D6" w:rsidRDefault="00000000">
            <w:r>
              <w:t xml:space="preserve">Luke 10:13 People of Chorazin, you'll suffer greatly! People of Bethsaida, you'll suffer greatly! For if I had performed those miracles that I did among you in Tyre and Sidon, the people of Tyre of Sidon would have repented a long time </w:t>
            </w:r>
            <w:r>
              <w:lastRenderedPageBreak/>
              <w:t>ago. If I had performed those miracles in Tyre and</w:t>
            </w:r>
            <w:r>
              <w:t xml:space="preserve"> Sidon, they would have put clothes made of sackcloth on. And if I had performed those miracles in Tyre and Sidon, they would have sat in ashes.</w:t>
            </w:r>
          </w:p>
        </w:tc>
        <w:tc>
          <w:tcPr>
            <w:tcW w:w="5669" w:type="dxa"/>
          </w:tcPr>
          <w:p w14:paraId="0C988C58" w14:textId="29CA801C" w:rsidR="004307D6" w:rsidRDefault="00000000">
            <w:r>
              <w:lastRenderedPageBreak/>
              <w:t xml:space="preserve">Orang-orang Korazin, kalian akan sangat menderita! Orang-orang Betsaida, kalian akan sangat menderita! Karena jika Aku sudah melakukan mukjijat-mukjijat itu di Tirus dan Sidon, orang-orang Tirus Sidon akan sudah bertobat dahulu </w:t>
            </w:r>
            <w:r>
              <w:lastRenderedPageBreak/>
              <w:t>kala . Jika Aku sudah melakukan mukjijat-mukjijat itu di Tirus dan Sidon, mereka akan sudah</w:t>
            </w:r>
            <w:r>
              <w:t xml:space="preserve"> memakai pakaian kain kabung. Dan jika Aku sudah melakukan mukjijat-mukjijat itu di Tirus dan Sidon, mereka akan sudah duduk dalam abu.</w:t>
            </w:r>
          </w:p>
        </w:tc>
      </w:tr>
      <w:tr w:rsidR="004307D6" w14:paraId="0C988C5D" w14:textId="77777777">
        <w:tc>
          <w:tcPr>
            <w:tcW w:w="1701" w:type="dxa"/>
          </w:tcPr>
          <w:p w14:paraId="0C988C5A" w14:textId="77777777" w:rsidR="004307D6" w:rsidRDefault="00000000">
            <w:r>
              <w:lastRenderedPageBreak/>
              <w:t>Luke 10:14</w:t>
            </w:r>
          </w:p>
        </w:tc>
        <w:tc>
          <w:tcPr>
            <w:tcW w:w="5669" w:type="dxa"/>
          </w:tcPr>
          <w:p w14:paraId="0C988C5B" w14:textId="77777777" w:rsidR="004307D6" w:rsidRDefault="00000000">
            <w:r>
              <w:t>Luke 10:14 On the day when God judges people, you'll suffer more than the people of Tyre and of Sidon will suffer.</w:t>
            </w:r>
          </w:p>
        </w:tc>
        <w:tc>
          <w:tcPr>
            <w:tcW w:w="5669" w:type="dxa"/>
          </w:tcPr>
          <w:p w14:paraId="0C988C5C" w14:textId="77777777" w:rsidR="004307D6" w:rsidRDefault="00000000">
            <w:r>
              <w:t>Pada hari ketika Allah menghakimi orang-orang, kalian akan menderita lebih dari orang-orang Tirus dan Sidon akan menderita.</w:t>
            </w:r>
          </w:p>
        </w:tc>
      </w:tr>
      <w:tr w:rsidR="004307D6" w14:paraId="0C988C61" w14:textId="77777777">
        <w:tc>
          <w:tcPr>
            <w:tcW w:w="1701" w:type="dxa"/>
          </w:tcPr>
          <w:p w14:paraId="0C988C5E" w14:textId="77777777" w:rsidR="004307D6" w:rsidRDefault="00000000">
            <w:r>
              <w:t>Luke 10:15</w:t>
            </w:r>
          </w:p>
        </w:tc>
        <w:tc>
          <w:tcPr>
            <w:tcW w:w="5669" w:type="dxa"/>
          </w:tcPr>
          <w:p w14:paraId="0C988C5F" w14:textId="77777777" w:rsidR="004307D6" w:rsidRDefault="00000000">
            <w:r>
              <w:t>Luke 10:15 (Literal) And you, the people of Capernaum, will you be lifted to the heavens? (Dynamic) And you, the people of Capernaum, will you be honored in heaven? (End of Alternates) Instead, you'll be taken to Hades &lt;&lt;, where you'll be punished&gt;&gt;.</w:t>
            </w:r>
          </w:p>
        </w:tc>
        <w:tc>
          <w:tcPr>
            <w:tcW w:w="5669" w:type="dxa"/>
          </w:tcPr>
          <w:p w14:paraId="0C988C60" w14:textId="58A1717C" w:rsidR="004307D6" w:rsidRDefault="00000000">
            <w:r>
              <w:t xml:space="preserve">(Terjemahan Harafiah) Dan kalian, orang-orang Kapernaum, akankah kalian diangkat ke surga ? (Terjemahan Dinamis) Dan </w:t>
            </w:r>
            <w:r>
              <w:t>kalian, orang-orang Kapernaum, akankah kalian dihormati di surga? (Akhir Alternatif) Sebaliknya kalian akan diajak ke Hades, &lt;&lt;di mana kalian akan dihukum&gt;&gt;.</w:t>
            </w:r>
          </w:p>
        </w:tc>
      </w:tr>
      <w:tr w:rsidR="004307D6" w14:paraId="0C988C65" w14:textId="77777777">
        <w:tc>
          <w:tcPr>
            <w:tcW w:w="1701" w:type="dxa"/>
          </w:tcPr>
          <w:p w14:paraId="0C988C62" w14:textId="77777777" w:rsidR="004307D6" w:rsidRDefault="00000000">
            <w:r>
              <w:t>Luke 10:16</w:t>
            </w:r>
          </w:p>
        </w:tc>
        <w:tc>
          <w:tcPr>
            <w:tcW w:w="5669" w:type="dxa"/>
          </w:tcPr>
          <w:p w14:paraId="0C988C63" w14:textId="77777777" w:rsidR="004307D6" w:rsidRDefault="00000000">
            <w:r>
              <w:t>Luke 10:16 A person who listens to you listens to me. The person who rejects you rejects me. (Literal) And the person who rejects me rejects the person who sent me. (Dynamic) And the person who rejects me rejects the Father, who sent me.”</w:t>
            </w:r>
          </w:p>
        </w:tc>
        <w:tc>
          <w:tcPr>
            <w:tcW w:w="5669" w:type="dxa"/>
          </w:tcPr>
          <w:p w14:paraId="0C988C64" w14:textId="448B8E8B" w:rsidR="004307D6" w:rsidRDefault="00000000">
            <w:r>
              <w:t xml:space="preserve">Seseorang yang mendengarkan kalian mendengarkan-Ku. Dia yang menolak kalian </w:t>
            </w:r>
            <w:r>
              <w:t>menolak-Ku. (Terjemahan Harafiah) Dan dia yang menolak-Ku menolak orang yang mengirim-Ku. (Terjemahan Dinamis) Dan dia yang menolak-Ku menolak Bapa, yang mengirim-Ku.”</w:t>
            </w:r>
          </w:p>
        </w:tc>
      </w:tr>
      <w:tr w:rsidR="004307D6" w14:paraId="0C988C69" w14:textId="77777777">
        <w:tc>
          <w:tcPr>
            <w:tcW w:w="1701" w:type="dxa"/>
          </w:tcPr>
          <w:p w14:paraId="0C988C66" w14:textId="77777777" w:rsidR="004307D6" w:rsidRDefault="00000000">
            <w:r>
              <w:t>Luke 10:17</w:t>
            </w:r>
          </w:p>
        </w:tc>
        <w:tc>
          <w:tcPr>
            <w:tcW w:w="5669" w:type="dxa"/>
          </w:tcPr>
          <w:p w14:paraId="0C988C67" w14:textId="77777777" w:rsidR="004307D6" w:rsidRDefault="00000000">
            <w:r>
              <w:t>Luke 10:17 &lt;&lt;After the 72 disciples went to the towns that Jesus sent them,&gt;&gt; they returned &lt;&lt;to him&gt;&gt;. They were joyful and said, “Lord, when we use the authority of your name &lt;&lt;to command demons to leave people&gt;&gt;, they submit to us.”</w:t>
            </w:r>
          </w:p>
        </w:tc>
        <w:tc>
          <w:tcPr>
            <w:tcW w:w="5669" w:type="dxa"/>
          </w:tcPr>
          <w:p w14:paraId="0C988C68" w14:textId="38E844EF" w:rsidR="004307D6" w:rsidRDefault="00000000">
            <w:r>
              <w:t xml:space="preserve">&lt;&lt;Sesudah 72 murid pergi ke kota-kota yang Yesus utus </w:t>
            </w:r>
            <w:r>
              <w:t xml:space="preserve"> mereka,&gt;&gt; mereka kembali &lt;&lt;kepada Yesus&gt;&gt;. Mereka gembira dan berkata, “Tuhan, ketika kita memakai otoritas nama-Mu &lt;&lt;untuk memerintahkan setan-setan untuk meninggalkan orang-orang&gt;&gt;, setan-setan tunduk pada kita.”</w:t>
            </w:r>
          </w:p>
        </w:tc>
      </w:tr>
      <w:tr w:rsidR="004307D6" w14:paraId="0C988C6D" w14:textId="77777777">
        <w:tc>
          <w:tcPr>
            <w:tcW w:w="1701" w:type="dxa"/>
          </w:tcPr>
          <w:p w14:paraId="0C988C6A" w14:textId="77777777" w:rsidR="004307D6" w:rsidRDefault="00000000">
            <w:r>
              <w:t>Luke 10:18</w:t>
            </w:r>
          </w:p>
        </w:tc>
        <w:tc>
          <w:tcPr>
            <w:tcW w:w="5669" w:type="dxa"/>
          </w:tcPr>
          <w:p w14:paraId="0C988C6B" w14:textId="77777777" w:rsidR="004307D6" w:rsidRDefault="00000000">
            <w:r>
              <w:t>Luke 10:18 Jesus replied, “I saw Satan falling from heaven like lightning comes from the sky.</w:t>
            </w:r>
          </w:p>
        </w:tc>
        <w:tc>
          <w:tcPr>
            <w:tcW w:w="5669" w:type="dxa"/>
          </w:tcPr>
          <w:p w14:paraId="0C988C6C" w14:textId="77777777" w:rsidR="004307D6" w:rsidRDefault="00000000">
            <w:r>
              <w:t>Yesus membalas, “Aku melihat Setan sedang jatuh dari surga seperti kilat datang dari langit.</w:t>
            </w:r>
          </w:p>
        </w:tc>
      </w:tr>
      <w:tr w:rsidR="004307D6" w14:paraId="0C988C71" w14:textId="77777777">
        <w:tc>
          <w:tcPr>
            <w:tcW w:w="1701" w:type="dxa"/>
          </w:tcPr>
          <w:p w14:paraId="0C988C6E" w14:textId="77777777" w:rsidR="004307D6" w:rsidRDefault="00000000">
            <w:r>
              <w:t>Luke 10:19</w:t>
            </w:r>
          </w:p>
        </w:tc>
        <w:tc>
          <w:tcPr>
            <w:tcW w:w="5669" w:type="dxa"/>
          </w:tcPr>
          <w:p w14:paraId="0C988C6F" w14:textId="41A967E1" w:rsidR="004307D6" w:rsidRDefault="00000000">
            <w:r>
              <w:t>Luke 10:19 Behold. (Literal) I have given authority to you so that you would trample snakes and scorpions and you would defeat all of the power the enemy. (Dynamic) I have given authority to you so that you would trample snakes and scorpions and you would defeat all of the power of Satan, who is God's enemy. (End of Alternates) Nothing will harm you.</w:t>
            </w:r>
          </w:p>
        </w:tc>
        <w:tc>
          <w:tcPr>
            <w:tcW w:w="5669" w:type="dxa"/>
          </w:tcPr>
          <w:p w14:paraId="0C988C70" w14:textId="1B030186" w:rsidR="004307D6" w:rsidRDefault="00000000">
            <w:r>
              <w:t xml:space="preserve">Lihatlah. (Terjemahan Harafiah) Aku sudah memberikan otoritas kepada kalian supaya kalian menginjak ular-ular dan kalajengking </w:t>
            </w:r>
            <w:r>
              <w:t xml:space="preserve"> dan supaya kalian mengalahkan segenap kuasa musuh. (Terjemahan Dinamis) Aku sudah memberikan otoritas kepada kalian supaya kalian menginjak ular-ular dan kalajengking  dan supaya kalian mengalahkan segenap kuasa Setan, yang adalah musuh Allah. (Akhir Alternatif) Tidak ada hal akan mencelakai kalian.</w:t>
            </w:r>
          </w:p>
        </w:tc>
      </w:tr>
      <w:tr w:rsidR="004307D6" w14:paraId="0C988C75" w14:textId="77777777">
        <w:tc>
          <w:tcPr>
            <w:tcW w:w="1701" w:type="dxa"/>
          </w:tcPr>
          <w:p w14:paraId="0C988C72" w14:textId="77777777" w:rsidR="004307D6" w:rsidRDefault="00000000">
            <w:r>
              <w:t>Luke 10:20</w:t>
            </w:r>
          </w:p>
        </w:tc>
        <w:tc>
          <w:tcPr>
            <w:tcW w:w="5669" w:type="dxa"/>
          </w:tcPr>
          <w:p w14:paraId="0C988C73" w14:textId="5D5E42E7" w:rsidR="004307D6" w:rsidRDefault="00000000">
            <w:r>
              <w:t>Luke 10:20 But don't rejoice because the &lt;&lt;evil&gt;&gt; spirits submit to you. Instead, rejoice because your names were written &lt;&lt;in God’s book&gt;&gt; in heaven.”</w:t>
            </w:r>
          </w:p>
        </w:tc>
        <w:tc>
          <w:tcPr>
            <w:tcW w:w="5669" w:type="dxa"/>
          </w:tcPr>
          <w:p w14:paraId="0C988C74" w14:textId="04396DDD" w:rsidR="004307D6" w:rsidRDefault="00000000">
            <w:r>
              <w:t xml:space="preserve">Tetapi jangan sukacita karena </w:t>
            </w:r>
            <w:r>
              <w:t>roh-roh jahat tunduk pada kalian. Sebaliknya bersukacitalah karena nama-namamu ditulis &lt;&lt;dalam kitab Alalh &gt;&gt; di surga.”</w:t>
            </w:r>
          </w:p>
        </w:tc>
      </w:tr>
      <w:tr w:rsidR="004307D6" w14:paraId="0C988C79" w14:textId="77777777">
        <w:tc>
          <w:tcPr>
            <w:tcW w:w="1701" w:type="dxa"/>
          </w:tcPr>
          <w:p w14:paraId="0C988C76" w14:textId="77777777" w:rsidR="004307D6" w:rsidRDefault="00000000">
            <w:r>
              <w:lastRenderedPageBreak/>
              <w:t>Luke 10:21</w:t>
            </w:r>
          </w:p>
        </w:tc>
        <w:tc>
          <w:tcPr>
            <w:tcW w:w="5669" w:type="dxa"/>
          </w:tcPr>
          <w:p w14:paraId="0C988C77" w14:textId="2A3877E0" w:rsidR="004307D6" w:rsidRDefault="00000000">
            <w:r>
              <w:t>Luke 10:21 (Literal) At that time Jesus, who was full of joy through the Holy Spirit, said, “Father, I praise you, who are the Lord of heaven and of the earth, because you hid these things from wise and intelligent people and you revealed them to small children. (Dynamic) At that time Jesus, who</w:t>
            </w:r>
            <w:r>
              <w:t xml:space="preserve"> the Holy Spirit caused to rejoice, said, “Father, I praise you, who are the Lord of heaven and of the earth, because you hid these things from people who thought that they were intelligent and wise and because you revealed them to small children. (End of Alternates) Father, yes. It pleased you &lt;&lt;that you did these things&gt;&gt;.</w:t>
            </w:r>
          </w:p>
        </w:tc>
        <w:tc>
          <w:tcPr>
            <w:tcW w:w="5669" w:type="dxa"/>
          </w:tcPr>
          <w:p w14:paraId="0C988C78" w14:textId="535B95E1" w:rsidR="004307D6" w:rsidRDefault="00000000">
            <w:r>
              <w:t xml:space="preserve">(Terjemahan Harafiah) Pada </w:t>
            </w:r>
            <w:r>
              <w:t xml:space="preserve">Waktu itu Yesus, yang penuh sukacita melalui Roh Kudus, berkata, “Bapa, Aku memuji-Mu, yang adalah Tuhan surga dan bumi, karena Kamu menyembunyikan hal-hal ini dari orang-orang yang bijak dan cerdas dan karena Kamu menyatakannya kepada anak-anak yang kecil. (Terjemahan Dinamis) Pada waktu itu Yesus, yang Roh Kudus buatkan bersukacita, berkata, “Bapa, Aku memuji-Mu, yang ada Tuhan surga dan bumi, karena Kamu menyembunyikan hal-hal ini dari orang-orang yang mengira mereka  bijak dan </w:t>
            </w:r>
            <w:r>
              <w:t>cerdas dan karena Kamu menyatakannya kepada anak-anak kecil. (Akhir Alternatif) Bapa, ya. Hal menyenangkanmu &lt;&lt;bahwa kamu melakukan hal-hal ini&gt;&gt;.</w:t>
            </w:r>
          </w:p>
        </w:tc>
      </w:tr>
      <w:tr w:rsidR="004307D6" w14:paraId="0C988C7D" w14:textId="77777777">
        <w:tc>
          <w:tcPr>
            <w:tcW w:w="1701" w:type="dxa"/>
          </w:tcPr>
          <w:p w14:paraId="0C988C7A" w14:textId="77777777" w:rsidR="004307D6" w:rsidRDefault="00000000">
            <w:r>
              <w:t>Luke 10:22</w:t>
            </w:r>
          </w:p>
        </w:tc>
        <w:tc>
          <w:tcPr>
            <w:tcW w:w="5669" w:type="dxa"/>
          </w:tcPr>
          <w:p w14:paraId="0C988C7B" w14:textId="7B91B9D8" w:rsidR="004307D6" w:rsidRDefault="00000000">
            <w:r>
              <w:t>Luke 10:22 (Literal) All things were given to me by my Father. (Dynamic) All knowledge and authority were given to me by my Father. (Literal) No person knows the person that the Son is, except the Father. (Dynamic) Only the Father truly knows the Son. (Literal) And no person knows the person that the Father is, except</w:t>
            </w:r>
            <w:r>
              <w:t xml:space="preserve"> the Son, and except the people that the Son reveals the Father to. (Dynamic) And only the Son and the people that the Son reveals the Father to truly know him.”</w:t>
            </w:r>
          </w:p>
        </w:tc>
        <w:tc>
          <w:tcPr>
            <w:tcW w:w="5669" w:type="dxa"/>
          </w:tcPr>
          <w:p w14:paraId="0C988C7C" w14:textId="20937CE5" w:rsidR="004307D6" w:rsidRDefault="00000000">
            <w:r>
              <w:t>(Terjemahan Harafiah) Semua hal diberikan kepada-Ku oleh Bapa-Ku. (Terjemahan Dinamis) Segenap pengetahuan dan otoritas diberikan kepada-Ku oleh Bapa-Ku. (Terjemahan Harafiah) Tidak ada orang mengenal orang yang  Anak, kecuali Bapa . (Terjemahan Dinamis) Hanya Bapa mengenal</w:t>
            </w:r>
            <w:r>
              <w:t xml:space="preserve"> Anak, dengan sungguh-sungguh. (Terjemahan Harafiah) Dan tidak ada orang mengenal Bapa kecuali Anak dan kecuali Anak menyatakan Bapa . (Terjemahan Dinamis) Dan hanya Anak, dan orang-orang yang kepadanya Anak menyatakan Bapa  yang mengenal-Nya dengan sungguh-sungguh.”</w:t>
            </w:r>
          </w:p>
        </w:tc>
      </w:tr>
      <w:tr w:rsidR="004307D6" w14:paraId="0C988C81" w14:textId="77777777">
        <w:tc>
          <w:tcPr>
            <w:tcW w:w="1701" w:type="dxa"/>
          </w:tcPr>
          <w:p w14:paraId="0C988C7E" w14:textId="77777777" w:rsidR="004307D6" w:rsidRDefault="00000000">
            <w:r>
              <w:t>Luke 10:23</w:t>
            </w:r>
          </w:p>
        </w:tc>
        <w:tc>
          <w:tcPr>
            <w:tcW w:w="5669" w:type="dxa"/>
          </w:tcPr>
          <w:p w14:paraId="0C988C7F" w14:textId="552B268C" w:rsidR="004307D6" w:rsidRDefault="00000000">
            <w:r>
              <w:t>Luke 10:23 Then Jesus turned to his disciples (Literal) And said privately, “Eyes that see the things that you see are blessed. (Dynamic) And he said privately, “God blesses people who see the things that you see.</w:t>
            </w:r>
          </w:p>
        </w:tc>
        <w:tc>
          <w:tcPr>
            <w:tcW w:w="5669" w:type="dxa"/>
          </w:tcPr>
          <w:p w14:paraId="0C988C80" w14:textId="73729C07" w:rsidR="004307D6" w:rsidRDefault="00000000">
            <w:r>
              <w:t>Kemudian Yesus berbalik kepada murid-murid-Nya (Terjemahan Harafiah) Dan berkata secara pribadi, “Diberkatilah mata yang melihat hal-hal yang kalian lihat . (Terjemahan Dinamis) Dan Dia berkata secara pribadi, “Allah memberkati orang-orang yang melihat hal yang kalian lihat.</w:t>
            </w:r>
          </w:p>
        </w:tc>
      </w:tr>
      <w:tr w:rsidR="004307D6" w14:paraId="0C988C85" w14:textId="77777777">
        <w:tc>
          <w:tcPr>
            <w:tcW w:w="1701" w:type="dxa"/>
          </w:tcPr>
          <w:p w14:paraId="0C988C82" w14:textId="77777777" w:rsidR="004307D6" w:rsidRDefault="00000000">
            <w:r>
              <w:t>Luke 10:24</w:t>
            </w:r>
          </w:p>
        </w:tc>
        <w:tc>
          <w:tcPr>
            <w:tcW w:w="5669" w:type="dxa"/>
          </w:tcPr>
          <w:p w14:paraId="0C988C83" w14:textId="0ED8AA36" w:rsidR="004307D6" w:rsidRDefault="00000000">
            <w:r>
              <w:t>Luke 10:24 For I tell you that many prophets and kings wanted to see the things that you saw</w:t>
            </w:r>
            <w:r>
              <w:t xml:space="preserve"> but that they didn't see them. And I tell you that the many prophets and the kings wanted to hear some things that you heard but that they didn't hear them.”</w:t>
            </w:r>
          </w:p>
        </w:tc>
        <w:tc>
          <w:tcPr>
            <w:tcW w:w="5669" w:type="dxa"/>
          </w:tcPr>
          <w:p w14:paraId="0C988C84" w14:textId="2906A239" w:rsidR="004307D6" w:rsidRDefault="00000000">
            <w:r>
              <w:t>Karena Aku memberitahukan kepada kalian bahwa banyak nabi dan raja ingin melihat hal-hal yang kalian lihat tetapi mereka tidak melihat hal-hal itu. Dan Aku &lt;&lt;memberitahukan kepada kalian&gt;&gt; bahwa banyak nabi dan raja-raja ingin mendengar beberapa hal yang kalian dengar tetapi mereka tidak mendengar hal-hal itu.”</w:t>
            </w:r>
          </w:p>
        </w:tc>
      </w:tr>
      <w:tr w:rsidR="004307D6" w14:paraId="0C988C89" w14:textId="77777777">
        <w:tc>
          <w:tcPr>
            <w:tcW w:w="1701" w:type="dxa"/>
          </w:tcPr>
          <w:p w14:paraId="0C988C86" w14:textId="77777777" w:rsidR="004307D6" w:rsidRDefault="00000000">
            <w:r>
              <w:t>Luke 10:25</w:t>
            </w:r>
          </w:p>
        </w:tc>
        <w:tc>
          <w:tcPr>
            <w:tcW w:w="5669" w:type="dxa"/>
          </w:tcPr>
          <w:p w14:paraId="0C988C87" w14:textId="7E8A3EEB" w:rsidR="004307D6" w:rsidRDefault="00000000">
            <w:r>
              <w:t xml:space="preserve">Luke 10:25 Title: Jesus tells a parable that is about a good Samaritan. One day &lt;&lt;while Jesus was teaching people,&gt;&gt; a scribe stood up to test him. (Literal) And that Scribe asked, </w:t>
            </w:r>
            <w:r>
              <w:lastRenderedPageBreak/>
              <w:t>“Teacher, what do I have to do to inherit eternal life?” (Dynamic) And that Scribe asked, “Teacher, what do I have to do to live &lt;&lt;with God&gt;&gt; forever?”</w:t>
            </w:r>
          </w:p>
        </w:tc>
        <w:tc>
          <w:tcPr>
            <w:tcW w:w="5669" w:type="dxa"/>
          </w:tcPr>
          <w:p w14:paraId="0C988C88" w14:textId="189CB1E3" w:rsidR="004307D6" w:rsidRDefault="00000000">
            <w:r>
              <w:lastRenderedPageBreak/>
              <w:t xml:space="preserve">Judul: Yesus memberitahu perumpamaan tentang orang Samaria yang baik . Suatu hari &lt;&lt;ketika Yesus mengajar orang-orang,&gt;&gt; seorang ahli Taurat berdiri untuk menguji </w:t>
            </w:r>
            <w:r>
              <w:lastRenderedPageBreak/>
              <w:t>Yesus. (Terjemahan Harafiah) Dan ahli Taurat itu bertanya, “Guru, apa yang harus aku lakukan untuk mewarisi hidup abadi ?” (Terjemahan Dinamis) Dan ahli Taurat itu bertanya, “Guru, apa yang harus aku lakukan untuk hidup &lt;&lt;bersama Allah&gt;&gt; selamanya?”</w:t>
            </w:r>
          </w:p>
        </w:tc>
      </w:tr>
      <w:tr w:rsidR="004307D6" w14:paraId="0C988C8D" w14:textId="77777777">
        <w:tc>
          <w:tcPr>
            <w:tcW w:w="1701" w:type="dxa"/>
          </w:tcPr>
          <w:p w14:paraId="0C988C8A" w14:textId="77777777" w:rsidR="004307D6" w:rsidRDefault="00000000">
            <w:r>
              <w:lastRenderedPageBreak/>
              <w:t>Luke 10:26</w:t>
            </w:r>
          </w:p>
        </w:tc>
        <w:tc>
          <w:tcPr>
            <w:tcW w:w="5669" w:type="dxa"/>
          </w:tcPr>
          <w:p w14:paraId="0C988C8B" w14:textId="77777777" w:rsidR="004307D6" w:rsidRDefault="00000000">
            <w:r>
              <w:t>Luke 10:26 Jesus replied, “What was written in the law? Which thing that is in the law &lt;&lt;and is about this subject&gt;&gt; do you understand?”</w:t>
            </w:r>
          </w:p>
        </w:tc>
        <w:tc>
          <w:tcPr>
            <w:tcW w:w="5669" w:type="dxa"/>
          </w:tcPr>
          <w:p w14:paraId="0C988C8C" w14:textId="4E611653" w:rsidR="004307D6" w:rsidRDefault="00000000">
            <w:r>
              <w:t>Yesus membalas, “Apa yang ditulis dalam hukum? Apa yang ada di hukum &lt;&lt;dan tentang subyek ini&gt;&gt; yang k</w:t>
            </w:r>
            <w:r>
              <w:t>amu mengerti?”</w:t>
            </w:r>
          </w:p>
        </w:tc>
      </w:tr>
      <w:tr w:rsidR="004307D6" w14:paraId="0C988C91" w14:textId="77777777">
        <w:tc>
          <w:tcPr>
            <w:tcW w:w="1701" w:type="dxa"/>
          </w:tcPr>
          <w:p w14:paraId="0C988C8E" w14:textId="77777777" w:rsidR="004307D6" w:rsidRDefault="00000000">
            <w:r>
              <w:t>Luke 10:27</w:t>
            </w:r>
          </w:p>
        </w:tc>
        <w:tc>
          <w:tcPr>
            <w:tcW w:w="5669" w:type="dxa"/>
          </w:tcPr>
          <w:p w14:paraId="0C988C8F" w14:textId="77777777" w:rsidR="004307D6" w:rsidRDefault="00000000">
            <w:r>
              <w:t>Luke 10:27 That man answered, “Love the Lord your God with all of your heart, all of your soul, all of your strength, and all of your mind and love your neighbor like you love yourself.”</w:t>
            </w:r>
          </w:p>
        </w:tc>
        <w:tc>
          <w:tcPr>
            <w:tcW w:w="5669" w:type="dxa"/>
          </w:tcPr>
          <w:p w14:paraId="0C988C90" w14:textId="7DA24537" w:rsidR="004307D6" w:rsidRDefault="00000000">
            <w:r>
              <w:t>Laki-laki itu menjawab, “Kasihilah Tuhan Allahmu dengan segenap hatimu, segenap jiwamu, segenap kekuatanmu, dan segenap pikiranmu. Dan kasihi sesamamu seperti kamu mengasihi dirimu sendiri.”</w:t>
            </w:r>
          </w:p>
        </w:tc>
      </w:tr>
      <w:tr w:rsidR="004307D6" w14:paraId="0C988C95" w14:textId="77777777">
        <w:tc>
          <w:tcPr>
            <w:tcW w:w="1701" w:type="dxa"/>
          </w:tcPr>
          <w:p w14:paraId="0C988C92" w14:textId="77777777" w:rsidR="004307D6" w:rsidRDefault="00000000">
            <w:r>
              <w:t>Luke 10:28</w:t>
            </w:r>
          </w:p>
        </w:tc>
        <w:tc>
          <w:tcPr>
            <w:tcW w:w="5669" w:type="dxa"/>
          </w:tcPr>
          <w:p w14:paraId="0C988C93" w14:textId="77777777" w:rsidR="004307D6" w:rsidRDefault="00000000">
            <w:r>
              <w:t>Luke 10:28 Jesus replied, “You answered that question correctly. (Literal) Do this. (Dynamic) Obey those commands. (End of Alternates) Then you'll live &lt;&lt;with God forever&gt;&gt;.”</w:t>
            </w:r>
          </w:p>
        </w:tc>
        <w:tc>
          <w:tcPr>
            <w:tcW w:w="5669" w:type="dxa"/>
          </w:tcPr>
          <w:p w14:paraId="0C988C94" w14:textId="77777777" w:rsidR="004307D6" w:rsidRDefault="00000000">
            <w:r>
              <w:t>Yesus membalas, “Kamu menjawab &lt;&lt;pertanyaan itu&gt;&gt; dengan benar. (Terjemahan Harafiah) Lakukanlah hal ini. (Terjemahan Dinamis) Taatilah perintah-perintah itu. (Akhir Alternatif) Kemudian kamu akan hidup &lt;&lt;bersama Allah selamanya&gt;&gt;.”</w:t>
            </w:r>
          </w:p>
        </w:tc>
      </w:tr>
      <w:tr w:rsidR="004307D6" w14:paraId="0C988C99" w14:textId="77777777">
        <w:tc>
          <w:tcPr>
            <w:tcW w:w="1701" w:type="dxa"/>
          </w:tcPr>
          <w:p w14:paraId="0C988C96" w14:textId="77777777" w:rsidR="004307D6" w:rsidRDefault="00000000">
            <w:r>
              <w:t>Luke 10:29</w:t>
            </w:r>
          </w:p>
        </w:tc>
        <w:tc>
          <w:tcPr>
            <w:tcW w:w="5669" w:type="dxa"/>
          </w:tcPr>
          <w:p w14:paraId="0C988C97" w14:textId="554651BB" w:rsidR="004307D6" w:rsidRDefault="00000000">
            <w:r>
              <w:t>Luke 10:29 But that s</w:t>
            </w:r>
            <w:r>
              <w:t>cribe wanted to make himself seem to be right. So he asked Jesus, “And who is my neighbor?”</w:t>
            </w:r>
          </w:p>
        </w:tc>
        <w:tc>
          <w:tcPr>
            <w:tcW w:w="5669" w:type="dxa"/>
          </w:tcPr>
          <w:p w14:paraId="0C988C98" w14:textId="05BA4B6E" w:rsidR="004307D6" w:rsidRDefault="00000000">
            <w:r>
              <w:t>Tetapi ahli Taurat itu ingin membuat  dia terlihat benar. Jadi dia bertanya kepada Yesus, “Dan siapa sesamaku?”</w:t>
            </w:r>
          </w:p>
        </w:tc>
      </w:tr>
      <w:tr w:rsidR="004307D6" w14:paraId="0C988C9D" w14:textId="77777777">
        <w:tc>
          <w:tcPr>
            <w:tcW w:w="1701" w:type="dxa"/>
          </w:tcPr>
          <w:p w14:paraId="0C988C9A" w14:textId="77777777" w:rsidR="004307D6" w:rsidRDefault="00000000">
            <w:r>
              <w:t>Luke 10:30</w:t>
            </w:r>
          </w:p>
        </w:tc>
        <w:tc>
          <w:tcPr>
            <w:tcW w:w="5669" w:type="dxa"/>
          </w:tcPr>
          <w:p w14:paraId="0C988C9B" w14:textId="56EC5BEE" w:rsidR="004307D6" w:rsidRDefault="00000000">
            <w:r>
              <w:t>Luke 10:30 Jesus replied, “While a person was going down from Jericho to Jerusalem, he was attacked by some thieves. Those thieves took that person's clothes away. They beat him. And when those thieves left him, he was almost dead.</w:t>
            </w:r>
          </w:p>
        </w:tc>
        <w:tc>
          <w:tcPr>
            <w:tcW w:w="5669" w:type="dxa"/>
          </w:tcPr>
          <w:p w14:paraId="0C988C9C" w14:textId="448F904E" w:rsidR="004307D6" w:rsidRDefault="00000000">
            <w:r>
              <w:t>Yesus membalas, “Ketika seorang turun dari Yerikho</w:t>
            </w:r>
            <w:r>
              <w:t xml:space="preserve"> ke Yerusalem, dia diserang oleh beberapa pencuri. Pencuri-pencuri itu mengambil pakaian orang itu. Mereka memukul dia . Dan ketika pencuri-pencuri itu meninggalkannya, dia sudah hampir mati.</w:t>
            </w:r>
          </w:p>
        </w:tc>
      </w:tr>
      <w:tr w:rsidR="004307D6" w14:paraId="0C988CA1" w14:textId="77777777">
        <w:tc>
          <w:tcPr>
            <w:tcW w:w="1701" w:type="dxa"/>
          </w:tcPr>
          <w:p w14:paraId="0C988C9E" w14:textId="77777777" w:rsidR="004307D6" w:rsidRDefault="00000000">
            <w:r>
              <w:t>Luke 10:31</w:t>
            </w:r>
          </w:p>
        </w:tc>
        <w:tc>
          <w:tcPr>
            <w:tcW w:w="5669" w:type="dxa"/>
          </w:tcPr>
          <w:p w14:paraId="0C988C9F" w14:textId="77777777" w:rsidR="004307D6" w:rsidRDefault="00000000">
            <w:r>
              <w:t>Luke 10:31 &lt;&lt;Later&gt;&gt; a priest was going down on that road. But when that priest saw that person, he passed that person on the other side &lt;&lt;of the road instead of helping him&gt;&gt;.</w:t>
            </w:r>
          </w:p>
        </w:tc>
        <w:tc>
          <w:tcPr>
            <w:tcW w:w="5669" w:type="dxa"/>
          </w:tcPr>
          <w:p w14:paraId="0C988CA0" w14:textId="529FC7D1" w:rsidR="004307D6" w:rsidRDefault="00000000">
            <w:r>
              <w:t xml:space="preserve">&lt;&lt;Kemudian&gt;&gt; seorang imam sedang turun di atas jalan itu. Tetapi ketika imam itu melihat orang itu, dia melewati orang itu di </w:t>
            </w:r>
            <w:r>
              <w:t>seberang &lt;&lt;jalan daripada menolongnya&gt;&gt;.</w:t>
            </w:r>
          </w:p>
        </w:tc>
      </w:tr>
      <w:tr w:rsidR="004307D6" w14:paraId="0C988CA5" w14:textId="77777777">
        <w:tc>
          <w:tcPr>
            <w:tcW w:w="1701" w:type="dxa"/>
          </w:tcPr>
          <w:p w14:paraId="0C988CA2" w14:textId="77777777" w:rsidR="004307D6" w:rsidRDefault="00000000">
            <w:r>
              <w:t>Luke 10:32</w:t>
            </w:r>
          </w:p>
        </w:tc>
        <w:tc>
          <w:tcPr>
            <w:tcW w:w="5669" w:type="dxa"/>
          </w:tcPr>
          <w:p w14:paraId="0C988CA3" w14:textId="56C181B4" w:rsidR="004307D6" w:rsidRDefault="00000000">
            <w:r>
              <w:t>Luke 10:32 Similarly, when a Levite came to the place &lt;&lt;where that person was&gt;&gt; and he saw him, he &lt;&lt;also&gt;&gt; passed that person on the other side &lt;&lt;of the road&gt;&gt;.</w:t>
            </w:r>
          </w:p>
        </w:tc>
        <w:tc>
          <w:tcPr>
            <w:tcW w:w="5669" w:type="dxa"/>
          </w:tcPr>
          <w:p w14:paraId="0C988CA4" w14:textId="5899BBFE" w:rsidR="004307D6" w:rsidRDefault="00000000">
            <w:r>
              <w:t>Demikian pula ketika orang  Lewi datang ke tempat &lt;&lt;di mana orang itu berada&gt;&gt;, dan ketika dia melihat orang itu, dia &lt;&lt;juga&gt;&gt; melewati orang itu di seberang &lt;&lt;jalan&gt;&gt;.</w:t>
            </w:r>
          </w:p>
        </w:tc>
      </w:tr>
      <w:tr w:rsidR="004307D6" w14:paraId="0C988CA9" w14:textId="77777777">
        <w:tc>
          <w:tcPr>
            <w:tcW w:w="1701" w:type="dxa"/>
          </w:tcPr>
          <w:p w14:paraId="0C988CA6" w14:textId="77777777" w:rsidR="004307D6" w:rsidRDefault="00000000">
            <w:r>
              <w:t>Luke 10:33</w:t>
            </w:r>
          </w:p>
        </w:tc>
        <w:tc>
          <w:tcPr>
            <w:tcW w:w="5669" w:type="dxa"/>
          </w:tcPr>
          <w:p w14:paraId="0C988CA7" w14:textId="1CCDE4CE" w:rsidR="004307D6" w:rsidRDefault="00000000">
            <w:r>
              <w:t>Luke 10:33 But a Samaritan was traveling &lt;&lt;on that road&gt;&gt; and came to the place where that person was. When that Samaritan saw him, he felt pity for him.</w:t>
            </w:r>
          </w:p>
        </w:tc>
        <w:tc>
          <w:tcPr>
            <w:tcW w:w="5669" w:type="dxa"/>
          </w:tcPr>
          <w:p w14:paraId="0C988CA8" w14:textId="21CF6B09" w:rsidR="004307D6" w:rsidRDefault="00000000">
            <w:r>
              <w:t>Tetapi seorang Samaria berjalan &lt;&lt;di jalan itu&gt;&gt; dan datang ke tempat di mana orang itu berada. Ketika orang Samaria itu melihatnya, dia mengasihani orang itu.</w:t>
            </w:r>
          </w:p>
        </w:tc>
      </w:tr>
      <w:tr w:rsidR="004307D6" w14:paraId="0C988CAD" w14:textId="77777777">
        <w:tc>
          <w:tcPr>
            <w:tcW w:w="1701" w:type="dxa"/>
          </w:tcPr>
          <w:p w14:paraId="0C988CAA" w14:textId="77777777" w:rsidR="004307D6" w:rsidRDefault="00000000">
            <w:r>
              <w:t>Luke 10:34</w:t>
            </w:r>
          </w:p>
        </w:tc>
        <w:tc>
          <w:tcPr>
            <w:tcW w:w="5669" w:type="dxa"/>
          </w:tcPr>
          <w:p w14:paraId="0C988CAB" w14:textId="2D49F497" w:rsidR="004307D6" w:rsidRDefault="00000000">
            <w:r>
              <w:t xml:space="preserve">Luke 10:34 The Samaritan went to that person. The Samaritan poured oil and wine on that person’s wounds. Then he put bandages on those wounds. Then he put that </w:t>
            </w:r>
            <w:r>
              <w:lastRenderedPageBreak/>
              <w:t>person on his donkey and brought him to an inn. Then the Samaritan continued taking care of that person.</w:t>
            </w:r>
          </w:p>
        </w:tc>
        <w:tc>
          <w:tcPr>
            <w:tcW w:w="5669" w:type="dxa"/>
          </w:tcPr>
          <w:p w14:paraId="0C988CAC" w14:textId="093900CD" w:rsidR="004307D6" w:rsidRDefault="00000000">
            <w:r>
              <w:lastRenderedPageBreak/>
              <w:t xml:space="preserve">Orang Samaria pergi kepada orang itu. Dia menyiramkan minyak dan anggur ke luka-luka orang itu. Kemudian dia menaruh perban-perban di atas luka-luka itu. Kemudian dia </w:t>
            </w:r>
            <w:r>
              <w:lastRenderedPageBreak/>
              <w:t>menaruh orang itu di atas keledainya dan membawanya ke sebuah penginapan. Kemudian orang Samaria itu  terus merawat orang itu.</w:t>
            </w:r>
          </w:p>
        </w:tc>
      </w:tr>
      <w:tr w:rsidR="004307D6" w14:paraId="0C988CB1" w14:textId="77777777">
        <w:tc>
          <w:tcPr>
            <w:tcW w:w="1701" w:type="dxa"/>
          </w:tcPr>
          <w:p w14:paraId="0C988CAE" w14:textId="77777777" w:rsidR="004307D6" w:rsidRDefault="00000000">
            <w:r>
              <w:lastRenderedPageBreak/>
              <w:t>Luke 10:35</w:t>
            </w:r>
          </w:p>
        </w:tc>
        <w:tc>
          <w:tcPr>
            <w:tcW w:w="5669" w:type="dxa"/>
          </w:tcPr>
          <w:p w14:paraId="0C988CAF" w14:textId="6AE077EF" w:rsidR="004307D6" w:rsidRDefault="00000000">
            <w:r>
              <w:t xml:space="preserve">Luke 10:35 The next day the Samaritan took two Roman silver coins out. He gave those coins </w:t>
            </w:r>
            <w:r>
              <w:t>to the manager of that inn. Then the Samaritan said, ‘Take care of this person. And when I return &lt;&lt;here&gt;&gt;, if you spend more money &lt;&lt;to take care of this person&gt;&gt;, I'll pay it to you.’</w:t>
            </w:r>
          </w:p>
        </w:tc>
        <w:tc>
          <w:tcPr>
            <w:tcW w:w="5669" w:type="dxa"/>
          </w:tcPr>
          <w:p w14:paraId="0C988CB0" w14:textId="77777777" w:rsidR="004307D6" w:rsidRDefault="00000000">
            <w:r>
              <w:t>Hari berikutnya orang Samaria mengeluarkan dua koin perak Romawi. Dia memberikan denarius-denarius itu kepada pengurus penginapan itu. Kemudian dia berkata, ‘Rawatlah orang ini. Dan ketika aku kembali &lt;&lt;ke sini&gt;&gt;, jika kamu menghabiskan lebih banyak uang &lt;&lt;untuk merawat orang ini&gt;&gt;, aku akan membayarnya kepadamu.’</w:t>
            </w:r>
          </w:p>
        </w:tc>
      </w:tr>
      <w:tr w:rsidR="004307D6" w14:paraId="0C988CB5" w14:textId="77777777">
        <w:tc>
          <w:tcPr>
            <w:tcW w:w="1701" w:type="dxa"/>
          </w:tcPr>
          <w:p w14:paraId="0C988CB2" w14:textId="77777777" w:rsidR="004307D6" w:rsidRDefault="00000000">
            <w:r>
              <w:t>Luke 10:36</w:t>
            </w:r>
          </w:p>
        </w:tc>
        <w:tc>
          <w:tcPr>
            <w:tcW w:w="5669" w:type="dxa"/>
          </w:tcPr>
          <w:p w14:paraId="0C988CB3" w14:textId="77777777" w:rsidR="004307D6" w:rsidRDefault="00000000">
            <w:r>
              <w:t>Luke 10:36 Who of these three people was like a neighbor of the person who was attacked by the thieves?”</w:t>
            </w:r>
          </w:p>
        </w:tc>
        <w:tc>
          <w:tcPr>
            <w:tcW w:w="5669" w:type="dxa"/>
          </w:tcPr>
          <w:p w14:paraId="0C988CB4" w14:textId="77777777" w:rsidR="004307D6" w:rsidRDefault="00000000">
            <w:r>
              <w:t>Siapa tiga orang ini seperti sesama orang yang diserang oleh pencuri-pencuri?”</w:t>
            </w:r>
          </w:p>
        </w:tc>
      </w:tr>
      <w:tr w:rsidR="004307D6" w14:paraId="0C988CB9" w14:textId="77777777">
        <w:tc>
          <w:tcPr>
            <w:tcW w:w="1701" w:type="dxa"/>
          </w:tcPr>
          <w:p w14:paraId="0C988CB6" w14:textId="77777777" w:rsidR="004307D6" w:rsidRDefault="00000000">
            <w:r>
              <w:t>Luke 10:37</w:t>
            </w:r>
          </w:p>
        </w:tc>
        <w:tc>
          <w:tcPr>
            <w:tcW w:w="5669" w:type="dxa"/>
          </w:tcPr>
          <w:p w14:paraId="0C988CB7" w14:textId="40660642" w:rsidR="004307D6" w:rsidRDefault="00000000">
            <w:r>
              <w:t>Luke 10:37 That scribe answered, “The person who was merciful to that person.” Jesus said to that scribe, “Go and do the same kind of things.”</w:t>
            </w:r>
          </w:p>
        </w:tc>
        <w:tc>
          <w:tcPr>
            <w:tcW w:w="5669" w:type="dxa"/>
          </w:tcPr>
          <w:p w14:paraId="0C988CB8" w14:textId="250AE453" w:rsidR="004307D6" w:rsidRDefault="00000000">
            <w:r>
              <w:t xml:space="preserve">Ahli Taurat itu menjawab, “Orang yang penuh belas kasihan kepada orang itu.” Yesus berkata kepada ahli Taurat itu, “Pergilah. Dan lakukanlah </w:t>
            </w:r>
            <w:r>
              <w:t>hal-hal yang sama.”</w:t>
            </w:r>
          </w:p>
        </w:tc>
      </w:tr>
      <w:tr w:rsidR="004307D6" w14:paraId="0C988CBD" w14:textId="77777777">
        <w:tc>
          <w:tcPr>
            <w:tcW w:w="1701" w:type="dxa"/>
          </w:tcPr>
          <w:p w14:paraId="0C988CBA" w14:textId="77777777" w:rsidR="004307D6" w:rsidRDefault="00000000">
            <w:r>
              <w:t>Luke 10:38</w:t>
            </w:r>
          </w:p>
        </w:tc>
        <w:tc>
          <w:tcPr>
            <w:tcW w:w="5669" w:type="dxa"/>
          </w:tcPr>
          <w:p w14:paraId="0C988CBB" w14:textId="77777777" w:rsidR="004307D6" w:rsidRDefault="00000000">
            <w:r>
              <w:t>Luke 10:38 Title: Jesus visits Martha and Mary. One day while Jesus and his disciples were traveling, he came to a village where a woman named Martha invited them to stay at her house.</w:t>
            </w:r>
          </w:p>
        </w:tc>
        <w:tc>
          <w:tcPr>
            <w:tcW w:w="5669" w:type="dxa"/>
          </w:tcPr>
          <w:p w14:paraId="0C988CBC" w14:textId="77777777" w:rsidR="004307D6" w:rsidRDefault="00000000">
            <w:r>
              <w:t>Judul: Yesus mengunjungi Marta dan Maria. Suatu hari ketika Yesus dan murid-murid-Nya berjalan, Dia datang ke sebuah desa di mana seorang perempuan bernama Marta mengundang mereka untuk tinggal di rumahnya.</w:t>
            </w:r>
          </w:p>
        </w:tc>
      </w:tr>
      <w:tr w:rsidR="004307D6" w14:paraId="0C988CC1" w14:textId="77777777">
        <w:tc>
          <w:tcPr>
            <w:tcW w:w="1701" w:type="dxa"/>
          </w:tcPr>
          <w:p w14:paraId="0C988CBE" w14:textId="77777777" w:rsidR="004307D6" w:rsidRDefault="00000000">
            <w:r>
              <w:t>Luke 10:39</w:t>
            </w:r>
          </w:p>
        </w:tc>
        <w:tc>
          <w:tcPr>
            <w:tcW w:w="5669" w:type="dxa"/>
          </w:tcPr>
          <w:p w14:paraId="0C988CBF" w14:textId="77777777" w:rsidR="004307D6" w:rsidRDefault="00000000">
            <w:r>
              <w:t>Luke 10:39 Martha had a sister named Mary who sat near the Lord's feet and that was listening to Jesus' teachings.</w:t>
            </w:r>
          </w:p>
        </w:tc>
        <w:tc>
          <w:tcPr>
            <w:tcW w:w="5669" w:type="dxa"/>
          </w:tcPr>
          <w:p w14:paraId="0C988CC0" w14:textId="77777777" w:rsidR="004307D6" w:rsidRDefault="00000000">
            <w:r>
              <w:t>Marta mempunyai seorang kakak perempuan bernama Maria yang duduk dekat kaki-kaki Tuhan dan yang sedang mendengarkan ajaran Yesus.</w:t>
            </w:r>
          </w:p>
        </w:tc>
      </w:tr>
      <w:tr w:rsidR="004307D6" w14:paraId="0C988CC5" w14:textId="77777777">
        <w:tc>
          <w:tcPr>
            <w:tcW w:w="1701" w:type="dxa"/>
          </w:tcPr>
          <w:p w14:paraId="0C988CC2" w14:textId="77777777" w:rsidR="004307D6" w:rsidRDefault="00000000">
            <w:r>
              <w:t>Luke 10:40</w:t>
            </w:r>
          </w:p>
        </w:tc>
        <w:tc>
          <w:tcPr>
            <w:tcW w:w="5669" w:type="dxa"/>
          </w:tcPr>
          <w:p w14:paraId="0C988CC3" w14:textId="2DE60F88" w:rsidR="004307D6" w:rsidRDefault="00000000">
            <w:r>
              <w:t>Luke 10:40 But Martha was thinking about only the things that the two sisters needed to do to serve Jesus and the other guests. She came to Jesus and said, “Lord, my sister left me so that I needed to do all of the work alone. Don't you care about that</w:t>
            </w:r>
            <w:r>
              <w:t>? Please tell my sister to help me!”</w:t>
            </w:r>
          </w:p>
        </w:tc>
        <w:tc>
          <w:tcPr>
            <w:tcW w:w="5669" w:type="dxa"/>
          </w:tcPr>
          <w:p w14:paraId="0C988CC4" w14:textId="6DEEA3E7" w:rsidR="004307D6" w:rsidRDefault="00000000">
            <w:r>
              <w:t>Tetapi Marta hanya  memikirkan hal-hal yang dua kakak perempuan perlu lakukan untuk melayani &lt;&lt;Yesus dan tamu-tamu lain&gt;&gt;. Dia datang kepada-Nya dan berkata, “Tuhan, kakak perempuanku meninggalkanku sehingga aku perlu melakukan segenap pekerjaan sendirian. Apakah Kamu peduli tentang  itu? Tolong suruhlah kakak perempuanku menolongku!”</w:t>
            </w:r>
          </w:p>
        </w:tc>
      </w:tr>
      <w:tr w:rsidR="004307D6" w14:paraId="0C988CC9" w14:textId="77777777">
        <w:tc>
          <w:tcPr>
            <w:tcW w:w="1701" w:type="dxa"/>
          </w:tcPr>
          <w:p w14:paraId="0C988CC6" w14:textId="77777777" w:rsidR="004307D6" w:rsidRDefault="00000000">
            <w:r>
              <w:t>Luke 10:41</w:t>
            </w:r>
          </w:p>
        </w:tc>
        <w:tc>
          <w:tcPr>
            <w:tcW w:w="5669" w:type="dxa"/>
          </w:tcPr>
          <w:p w14:paraId="0C988CC7" w14:textId="77777777" w:rsidR="004307D6" w:rsidRDefault="00000000">
            <w:r>
              <w:t>Luke 10:41 But the Lord replied, “Martha, Martha, you worry about many things and are upset about many things.</w:t>
            </w:r>
          </w:p>
        </w:tc>
        <w:tc>
          <w:tcPr>
            <w:tcW w:w="5669" w:type="dxa"/>
          </w:tcPr>
          <w:p w14:paraId="0C988CC8" w14:textId="77777777" w:rsidR="004307D6" w:rsidRDefault="00000000">
            <w:r>
              <w:t>Tetapi Tuhan membalas, “Marta, Marta, kamu menguatirkan banyak hal. Dan kamu sedih atas banyak hal.</w:t>
            </w:r>
          </w:p>
        </w:tc>
      </w:tr>
      <w:tr w:rsidR="004307D6" w14:paraId="0C988CCD" w14:textId="77777777">
        <w:tc>
          <w:tcPr>
            <w:tcW w:w="1701" w:type="dxa"/>
          </w:tcPr>
          <w:p w14:paraId="0C988CCA" w14:textId="77777777" w:rsidR="004307D6" w:rsidRDefault="00000000">
            <w:r>
              <w:t>Luke 10:42</w:t>
            </w:r>
          </w:p>
        </w:tc>
        <w:tc>
          <w:tcPr>
            <w:tcW w:w="5669" w:type="dxa"/>
          </w:tcPr>
          <w:p w14:paraId="0C988CCB" w14:textId="7712CA67" w:rsidR="004307D6" w:rsidRDefault="00000000">
            <w:r>
              <w:t>Luke 10:42 But only one thing is important. (Literal) Mary has chosen the portion that is better. (Dynamic) Mary has chosen to do what is better. (Literal) And that portion won't be taken away from her.” (Dynamic) And I shouldn't make her stop doing that.”</w:t>
            </w:r>
          </w:p>
        </w:tc>
        <w:tc>
          <w:tcPr>
            <w:tcW w:w="5669" w:type="dxa"/>
          </w:tcPr>
          <w:p w14:paraId="0C988CCC" w14:textId="26EBCA6E" w:rsidR="004307D6" w:rsidRDefault="00000000">
            <w:r>
              <w:t xml:space="preserve">Tetapi hanya satu yang  penting. (Terjemahan Harafiah) Maria sudah memilih bagian yang lebih baik </w:t>
            </w:r>
            <w:r>
              <w:t>. (Terjemahan Dinamis) Maria sudah memilih melakukan hal yang lebih baik . (Terjemahan Harafiah) Dan bagian itu tidak akan diambil dari Maria.” (Terjemahan Dinamis) Dan Aku seharusnya tidak membuatnya berhenti melakukan hal itu.”</w:t>
            </w:r>
          </w:p>
        </w:tc>
      </w:tr>
      <w:tr w:rsidR="004307D6" w14:paraId="0C988CD1" w14:textId="77777777">
        <w:tc>
          <w:tcPr>
            <w:tcW w:w="1701" w:type="dxa"/>
          </w:tcPr>
          <w:p w14:paraId="0C988CCE" w14:textId="77777777" w:rsidR="004307D6" w:rsidRDefault="00000000">
            <w:r>
              <w:lastRenderedPageBreak/>
              <w:t>Luke 11:1</w:t>
            </w:r>
          </w:p>
        </w:tc>
        <w:tc>
          <w:tcPr>
            <w:tcW w:w="5669" w:type="dxa"/>
          </w:tcPr>
          <w:p w14:paraId="0C988CCF" w14:textId="3EC19EED" w:rsidR="004307D6" w:rsidRDefault="00000000">
            <w:r>
              <w:t>Luke 11:1 Title: Jesus teaches his disciples about prayer. One day Jesus was praying at a certain place. After Jesus finished praying, one of his disciples said to him, “Lord, teach us how to pray like John taught his disciples how to pray.”</w:t>
            </w:r>
          </w:p>
        </w:tc>
        <w:tc>
          <w:tcPr>
            <w:tcW w:w="5669" w:type="dxa"/>
          </w:tcPr>
          <w:p w14:paraId="0C988CD0" w14:textId="24FAB015" w:rsidR="004307D6" w:rsidRDefault="00000000">
            <w:r>
              <w:t>Judul: Yesus mengajar tentang doa kepada murid-murid-Nya. Suatu hari Yesus sedang berdoa di tempat tertentu. Sesudah Yesus selesai berdoa, salah satu dari murid-Nya berkata kepada-Nya, “Tuhan, ajarkanlah kami  bagaimana berdoa seperti Yohanes mengajarkan murid-muridnya bagaimana berdoa.”</w:t>
            </w:r>
          </w:p>
        </w:tc>
      </w:tr>
      <w:tr w:rsidR="004307D6" w14:paraId="0C988CD5" w14:textId="77777777">
        <w:tc>
          <w:tcPr>
            <w:tcW w:w="1701" w:type="dxa"/>
          </w:tcPr>
          <w:p w14:paraId="0C988CD2" w14:textId="77777777" w:rsidR="004307D6" w:rsidRDefault="00000000">
            <w:r>
              <w:t>Luke 11:2</w:t>
            </w:r>
          </w:p>
        </w:tc>
        <w:tc>
          <w:tcPr>
            <w:tcW w:w="5669" w:type="dxa"/>
          </w:tcPr>
          <w:p w14:paraId="0C988CD3" w14:textId="4041E222" w:rsidR="004307D6" w:rsidRDefault="00000000">
            <w:r>
              <w:t>Luke 11:2 (Literal) Jesus said to the disciples, “When you pray, say, ‘Father, may all people know that your name is holy. (Dynamic) Jesus said to the disciples, “When you pray, say, ‘Father, may you be honored. (End of Alternates) May your kingdom come.</w:t>
            </w:r>
          </w:p>
        </w:tc>
        <w:tc>
          <w:tcPr>
            <w:tcW w:w="5669" w:type="dxa"/>
          </w:tcPr>
          <w:p w14:paraId="0C988CD4" w14:textId="3A8CF749" w:rsidR="004307D6" w:rsidRDefault="00000000">
            <w:r>
              <w:t xml:space="preserve">(Terjemahan Harafiah) Yesus berkata kepada murid-murid, “Ketika kalian berdoa, katakanlah, ‘Bapa, semoga semua orang &lt;&lt;mengetahui&gt;&gt; bahwa nama-Mu kudus </w:t>
            </w:r>
            <w:r>
              <w:t>. (Terjemahan Dinamis) Yesus berkata kepada murid-murid, “Ketika kalian berdoa, katakanlah, ‘Bapa, semoga Kamu dimuliakan . (Akhir Alternatif) Semoga kerajaanmu datang.</w:t>
            </w:r>
          </w:p>
        </w:tc>
      </w:tr>
      <w:tr w:rsidR="004307D6" w14:paraId="0C988CD9" w14:textId="77777777">
        <w:tc>
          <w:tcPr>
            <w:tcW w:w="1701" w:type="dxa"/>
          </w:tcPr>
          <w:p w14:paraId="0C988CD6" w14:textId="77777777" w:rsidR="004307D6" w:rsidRDefault="00000000">
            <w:r>
              <w:t>Luke 11:3</w:t>
            </w:r>
          </w:p>
        </w:tc>
        <w:tc>
          <w:tcPr>
            <w:tcW w:w="5669" w:type="dxa"/>
          </w:tcPr>
          <w:p w14:paraId="0C988CD7" w14:textId="4CF7898E" w:rsidR="004307D6" w:rsidRDefault="00000000">
            <w:r>
              <w:t>Luke 11:3 Give us food that we need during each day.</w:t>
            </w:r>
          </w:p>
        </w:tc>
        <w:tc>
          <w:tcPr>
            <w:tcW w:w="5669" w:type="dxa"/>
          </w:tcPr>
          <w:p w14:paraId="0C988CD8" w14:textId="4F64E4DA" w:rsidR="004307D6" w:rsidRDefault="00000000">
            <w:r>
              <w:t>Berikanlah kami  makanan yang kami butuhkan tiap hari.</w:t>
            </w:r>
          </w:p>
        </w:tc>
      </w:tr>
      <w:tr w:rsidR="004307D6" w14:paraId="0C988CDD" w14:textId="77777777">
        <w:tc>
          <w:tcPr>
            <w:tcW w:w="1701" w:type="dxa"/>
          </w:tcPr>
          <w:p w14:paraId="0C988CDA" w14:textId="77777777" w:rsidR="004307D6" w:rsidRDefault="00000000">
            <w:r>
              <w:t>Luke 11:4</w:t>
            </w:r>
          </w:p>
        </w:tc>
        <w:tc>
          <w:tcPr>
            <w:tcW w:w="5669" w:type="dxa"/>
          </w:tcPr>
          <w:p w14:paraId="0C988CDB" w14:textId="77777777" w:rsidR="004307D6" w:rsidRDefault="00000000">
            <w:r>
              <w:t>Luke 11:4 Forgive us for sinning like we forgive every person who sins against us. And don't allow us to be tempted &lt;&lt;so that we sin&gt;&gt;.’”</w:t>
            </w:r>
          </w:p>
        </w:tc>
        <w:tc>
          <w:tcPr>
            <w:tcW w:w="5669" w:type="dxa"/>
          </w:tcPr>
          <w:p w14:paraId="0C988CDC" w14:textId="6CAC57FC" w:rsidR="004307D6" w:rsidRDefault="00000000">
            <w:r>
              <w:t xml:space="preserve">Ampunilah kami yang berdosa seperti kami </w:t>
            </w:r>
            <w:r>
              <w:t xml:space="preserve"> mengampuni setiap orang yang berdosa kepada  kami . Dan jangan izinkan kita untuk kita digoda &lt;&lt;sehingga kita berdosa&gt;&gt;.’”</w:t>
            </w:r>
          </w:p>
        </w:tc>
      </w:tr>
      <w:tr w:rsidR="004307D6" w14:paraId="0C988CE1" w14:textId="77777777">
        <w:tc>
          <w:tcPr>
            <w:tcW w:w="1701" w:type="dxa"/>
          </w:tcPr>
          <w:p w14:paraId="0C988CDE" w14:textId="77777777" w:rsidR="004307D6" w:rsidRDefault="00000000">
            <w:r>
              <w:t>Luke 11:5</w:t>
            </w:r>
          </w:p>
        </w:tc>
        <w:tc>
          <w:tcPr>
            <w:tcW w:w="5669" w:type="dxa"/>
          </w:tcPr>
          <w:p w14:paraId="0C988CDF" w14:textId="77777777" w:rsidR="004307D6" w:rsidRDefault="00000000">
            <w:r>
              <w:t>Luke 11:5 Then Jesus said to his disciples, “You might have a certain friend. And you might go to that friend's house at midnight. Then you might say to that friend, ‘Friend, loan three loaves of bread to me.</w:t>
            </w:r>
          </w:p>
        </w:tc>
        <w:tc>
          <w:tcPr>
            <w:tcW w:w="5669" w:type="dxa"/>
          </w:tcPr>
          <w:p w14:paraId="0C988CE0" w14:textId="2AB841C1" w:rsidR="004307D6" w:rsidRDefault="00000000">
            <w:r>
              <w:t>Kemudian Yesus berkata kepada murid-murid-Nya, “Kamu mempunyai seorang teman tertentu. Dan kamu mungkin pergi ke rumah teman itu pada tengah malam. Kemudian kamu mungkin berkata kepada teman itu, ‘Teman, pinjamkanlah tiga roti kepadaku.</w:t>
            </w:r>
          </w:p>
        </w:tc>
      </w:tr>
      <w:tr w:rsidR="004307D6" w14:paraId="0C988CE5" w14:textId="77777777">
        <w:tc>
          <w:tcPr>
            <w:tcW w:w="1701" w:type="dxa"/>
          </w:tcPr>
          <w:p w14:paraId="0C988CE2" w14:textId="77777777" w:rsidR="004307D6" w:rsidRDefault="00000000">
            <w:r>
              <w:t>Luke 11:6</w:t>
            </w:r>
          </w:p>
        </w:tc>
        <w:tc>
          <w:tcPr>
            <w:tcW w:w="5669" w:type="dxa"/>
          </w:tcPr>
          <w:p w14:paraId="0C988CE3" w14:textId="79BF4F78" w:rsidR="004307D6" w:rsidRDefault="00000000">
            <w:r>
              <w:t xml:space="preserve">Luke 11:6 For my friend is traveling and has come to me. But I don't have food that I'm able to give to </w:t>
            </w:r>
            <w:ins w:id="0" w:author="Nick Hight" w:date="2026-07-31T10:15:00Z">
              <w:r>
                <w:t>him</w:t>
              </w:r>
            </w:ins>
            <w:r>
              <w:t>.’</w:t>
            </w:r>
          </w:p>
        </w:tc>
        <w:tc>
          <w:tcPr>
            <w:tcW w:w="5669" w:type="dxa"/>
          </w:tcPr>
          <w:p w14:paraId="0C988CE4" w14:textId="3B589DF0" w:rsidR="004307D6" w:rsidRDefault="00000000">
            <w:r>
              <w:t>Karena temanku berjalan dan datang kepadaku. Tetapi aku tidak memiliki makanan yang aku mampu berikan kepadanya.’</w:t>
            </w:r>
          </w:p>
        </w:tc>
      </w:tr>
      <w:tr w:rsidR="004307D6" w14:paraId="0C988CE9" w14:textId="77777777">
        <w:tc>
          <w:tcPr>
            <w:tcW w:w="1701" w:type="dxa"/>
          </w:tcPr>
          <w:p w14:paraId="0C988CE6" w14:textId="77777777" w:rsidR="004307D6" w:rsidRDefault="00000000">
            <w:r>
              <w:t>Luke 11:7</w:t>
            </w:r>
          </w:p>
        </w:tc>
        <w:tc>
          <w:tcPr>
            <w:tcW w:w="5669" w:type="dxa"/>
          </w:tcPr>
          <w:p w14:paraId="0C988CE7" w14:textId="51AFD707" w:rsidR="004307D6" w:rsidRDefault="00000000">
            <w:r>
              <w:t>Luke 11:7 While your friend is inside his house, he'll say to you, ‘Don't bother me! I have closed the door. My children are with me in the bed. I'm not able to get up. And I'm not able to give something to you.’</w:t>
            </w:r>
          </w:p>
        </w:tc>
        <w:tc>
          <w:tcPr>
            <w:tcW w:w="5669" w:type="dxa"/>
          </w:tcPr>
          <w:p w14:paraId="0C988CE8" w14:textId="61D91563" w:rsidR="004307D6" w:rsidRDefault="00000000">
            <w:r>
              <w:t>Ketika Temanmu di dalam rumahnya akan berkata &lt;&lt;kepadamu&gt;&gt;, ‘Jangan ganggu aku! Ketika dia ada di dalam rumahnya. Aku sudah menutup pintu. Anak-anakku bersamaku di ranjang. Aku tidak mampu bangun dan tidak mampu memberikan benda kepadamu.’</w:t>
            </w:r>
          </w:p>
        </w:tc>
      </w:tr>
      <w:tr w:rsidR="004307D6" w14:paraId="0C988CED" w14:textId="77777777">
        <w:tc>
          <w:tcPr>
            <w:tcW w:w="1701" w:type="dxa"/>
          </w:tcPr>
          <w:p w14:paraId="0C988CEA" w14:textId="77777777" w:rsidR="004307D6" w:rsidRDefault="00000000">
            <w:r>
              <w:t>Luke 11:8</w:t>
            </w:r>
          </w:p>
        </w:tc>
        <w:tc>
          <w:tcPr>
            <w:tcW w:w="5669" w:type="dxa"/>
          </w:tcPr>
          <w:p w14:paraId="0C988CEB" w14:textId="77777777" w:rsidR="004307D6" w:rsidRDefault="00000000">
            <w:r>
              <w:t>Luke 11:8 I tell the following thing to you. That friend won't get up to give something to you because you're his friend. (Primary) But that friend will get up to give you the things that you need because you boldly asked him &lt;&lt;to give you them&gt;&gt;. (Alternate 1) But that friend will get up to give you the things that you need so that he wouldn't be ashamed.</w:t>
            </w:r>
          </w:p>
        </w:tc>
        <w:tc>
          <w:tcPr>
            <w:tcW w:w="5669" w:type="dxa"/>
          </w:tcPr>
          <w:p w14:paraId="0C988CEC" w14:textId="60165BBE" w:rsidR="004307D6" w:rsidRDefault="00000000">
            <w:r>
              <w:t>Aku memberitahu hal berikut kepadamu. Teman itu tidak akan bangun untuk memberikan sesuatu kepadamu karena kamu adalah temannya</w:t>
            </w:r>
            <w:r>
              <w:t xml:space="preserve">. (Utama) Tetapi dia akan bangun untuk memberikanmu benda-benda yang kamu butuhkan karena kamu memintanya dengan berani &lt;&lt;untuk memberikanmu benda-benda yang kamu butuhkan&gt;&gt;. (Alternatif 1) Tetapi teman itu akan bangun untuk </w:t>
            </w:r>
            <w:r>
              <w:lastRenderedPageBreak/>
              <w:t>memberikanmu benda-benda yang kamu butuhkan supaya dia tidak malu.</w:t>
            </w:r>
          </w:p>
        </w:tc>
      </w:tr>
      <w:tr w:rsidR="004307D6" w14:paraId="0C988CF1" w14:textId="77777777">
        <w:tc>
          <w:tcPr>
            <w:tcW w:w="1701" w:type="dxa"/>
          </w:tcPr>
          <w:p w14:paraId="0C988CEE" w14:textId="77777777" w:rsidR="004307D6" w:rsidRDefault="00000000">
            <w:r>
              <w:lastRenderedPageBreak/>
              <w:t>Luke 11:9</w:t>
            </w:r>
          </w:p>
        </w:tc>
        <w:tc>
          <w:tcPr>
            <w:tcW w:w="5669" w:type="dxa"/>
          </w:tcPr>
          <w:p w14:paraId="0C988CEF" w14:textId="54CA6DA0" w:rsidR="004307D6" w:rsidRDefault="00000000">
            <w:r>
              <w:t>Luke 11:9 So I say these things to you. Ask &lt;&lt;God&gt;&gt; for things. Then you'll receive those things. Seek things. Then you'll find those things. Knock on a door. Then the door will be opened for you.</w:t>
            </w:r>
          </w:p>
        </w:tc>
        <w:tc>
          <w:tcPr>
            <w:tcW w:w="5669" w:type="dxa"/>
          </w:tcPr>
          <w:p w14:paraId="0C988CF0" w14:textId="74DC78A6" w:rsidR="004307D6" w:rsidRDefault="00000000">
            <w:r>
              <w:t>Jadi Aku mengatakan hal-hal ini kepada kalian. Mintalah &lt;&lt; hal dari Allah&gt;&gt;. Jadi kamu akan menerima hal-hal itu. Carilah &lt;&lt; hal&gt;&gt;. Jadi kalian akan menemukan &lt;&lt;hal-hal itu&gt;&gt;. Ketuklah &lt;&lt;sebuah pintu&gt;&gt;. Jadi pintu akan dibuka untuk kalian.</w:t>
            </w:r>
          </w:p>
        </w:tc>
      </w:tr>
      <w:tr w:rsidR="004307D6" w14:paraId="0C988CF5" w14:textId="77777777">
        <w:tc>
          <w:tcPr>
            <w:tcW w:w="1701" w:type="dxa"/>
          </w:tcPr>
          <w:p w14:paraId="0C988CF2" w14:textId="77777777" w:rsidR="004307D6" w:rsidRDefault="00000000">
            <w:r>
              <w:t>Luke 11:10</w:t>
            </w:r>
          </w:p>
        </w:tc>
        <w:tc>
          <w:tcPr>
            <w:tcW w:w="5669" w:type="dxa"/>
          </w:tcPr>
          <w:p w14:paraId="0C988CF3" w14:textId="490D7D3A" w:rsidR="004307D6" w:rsidRDefault="00000000">
            <w:r>
              <w:t>Luke 11:10 For every person who asks &lt;&lt;God&gt;&gt; for something will receive it. A person who seeks something will find it. And a door will be opened for a person who knocks on the door.</w:t>
            </w:r>
          </w:p>
        </w:tc>
        <w:tc>
          <w:tcPr>
            <w:tcW w:w="5669" w:type="dxa"/>
          </w:tcPr>
          <w:p w14:paraId="0C988CF4" w14:textId="77777777" w:rsidR="004307D6" w:rsidRDefault="00000000">
            <w:r>
              <w:t>Karena setiap orang yang meminta &lt;&lt;hal dari Allah&gt;&gt; akan menerima&lt;&lt;nya&gt;&gt;. Orang yang mencari &lt;&lt;hal&gt;&gt; akan menemukan&lt;&lt;nya&gt;&gt;. Dan pintu akan dibuka untuk orang yang mengetuk&lt;&lt;nya&gt;&gt;.</w:t>
            </w:r>
          </w:p>
        </w:tc>
      </w:tr>
      <w:tr w:rsidR="004307D6" w14:paraId="0C988CF9" w14:textId="77777777">
        <w:tc>
          <w:tcPr>
            <w:tcW w:w="1701" w:type="dxa"/>
          </w:tcPr>
          <w:p w14:paraId="0C988CF6" w14:textId="77777777" w:rsidR="004307D6" w:rsidRDefault="00000000">
            <w:r>
              <w:t>Luke 11:11</w:t>
            </w:r>
          </w:p>
        </w:tc>
        <w:tc>
          <w:tcPr>
            <w:tcW w:w="5669" w:type="dxa"/>
          </w:tcPr>
          <w:p w14:paraId="0C988CF7" w14:textId="77777777" w:rsidR="004307D6" w:rsidRDefault="00000000">
            <w:r>
              <w:t>Luke 11:11 If your son were asking &lt;&lt;you&gt;&gt; for a fish, who of you who are fathers will give a snake instead of a fish to him?</w:t>
            </w:r>
          </w:p>
        </w:tc>
        <w:tc>
          <w:tcPr>
            <w:tcW w:w="5669" w:type="dxa"/>
          </w:tcPr>
          <w:p w14:paraId="0C988CF8" w14:textId="77777777" w:rsidR="004307D6" w:rsidRDefault="00000000">
            <w:r>
              <w:t>Jika anak laki-lakimu sedang meminta ikan &lt;&lt;darimu&gt;&gt;, siapa kalian yang adalah bapak-bapak akan memberikan ular sebagai gantinya ikan kepadanya?</w:t>
            </w:r>
          </w:p>
        </w:tc>
      </w:tr>
      <w:tr w:rsidR="004307D6" w14:paraId="0C988CFD" w14:textId="77777777">
        <w:tc>
          <w:tcPr>
            <w:tcW w:w="1701" w:type="dxa"/>
          </w:tcPr>
          <w:p w14:paraId="0C988CFA" w14:textId="77777777" w:rsidR="004307D6" w:rsidRDefault="00000000">
            <w:r>
              <w:t>Luke 11:12</w:t>
            </w:r>
          </w:p>
        </w:tc>
        <w:tc>
          <w:tcPr>
            <w:tcW w:w="5669" w:type="dxa"/>
          </w:tcPr>
          <w:p w14:paraId="0C988CFB" w14:textId="2589FCE7" w:rsidR="004307D6" w:rsidRDefault="00000000">
            <w:r>
              <w:t>Luke 11:12 Or if your son were asking &lt;&lt;you&gt;&gt; for an egg, who of you will give him a scorpion?</w:t>
            </w:r>
          </w:p>
        </w:tc>
        <w:tc>
          <w:tcPr>
            <w:tcW w:w="5669" w:type="dxa"/>
          </w:tcPr>
          <w:p w14:paraId="0C988CFC" w14:textId="39B7F3CC" w:rsidR="004307D6" w:rsidRDefault="00000000">
            <w:r>
              <w:t>Atau jika anak laki-lakimu sedang meminta sebuah telur &lt;&lt;darimu&gt;&gt;, siapa kalian akan memberikannya seekor kalajengking?</w:t>
            </w:r>
          </w:p>
        </w:tc>
      </w:tr>
      <w:tr w:rsidR="004307D6" w14:paraId="0C988D01" w14:textId="77777777">
        <w:tc>
          <w:tcPr>
            <w:tcW w:w="1701" w:type="dxa"/>
          </w:tcPr>
          <w:p w14:paraId="0C988CFE" w14:textId="77777777" w:rsidR="004307D6" w:rsidRDefault="00000000">
            <w:r>
              <w:t>Luke 11:13</w:t>
            </w:r>
          </w:p>
        </w:tc>
        <w:tc>
          <w:tcPr>
            <w:tcW w:w="5669" w:type="dxa"/>
          </w:tcPr>
          <w:p w14:paraId="0C988CFF" w14:textId="77777777" w:rsidR="004307D6" w:rsidRDefault="00000000">
            <w:r>
              <w:t>Luke 11:13 (Literal) You know how to give the good gifts to your children even though you're evil. (Dynamic) You know how to give the good gifts to your children even though you're sinful. (End of Alternates) So your &lt;&lt;good&gt;&gt; Father who is in heaven will certainly give the Holy Spirit to the people who ask him &lt;&lt;to give the Holy Spirit to them&gt;&gt;!”</w:t>
            </w:r>
          </w:p>
        </w:tc>
        <w:tc>
          <w:tcPr>
            <w:tcW w:w="5669" w:type="dxa"/>
          </w:tcPr>
          <w:p w14:paraId="0C988D00" w14:textId="77777777" w:rsidR="004307D6" w:rsidRDefault="00000000">
            <w:r>
              <w:t>(Terjemahan Harafiah) Kalian tahu cara memberikan hadiah-hadiah yang bagus kepada anak-anakmu meskipun kalian jahat. (Terjemahan Dinamis) Kalian tahu cara memberikan hadiah-hadiah yang bagus kepada anak-anakmu meskipun kalian berdosa. (Akhir Alternatif) Jadi Bapamu &lt;&lt;yang baik&gt;&gt; yang ada di surga pasti akan memberi Roh Kudus kepada orang-orang yang meminta-Nya &lt;&lt;untuk memberi-Nya kepada mereka&gt;&gt;!”</w:t>
            </w:r>
          </w:p>
        </w:tc>
      </w:tr>
      <w:tr w:rsidR="004307D6" w14:paraId="0C988D05" w14:textId="77777777">
        <w:tc>
          <w:tcPr>
            <w:tcW w:w="1701" w:type="dxa"/>
          </w:tcPr>
          <w:p w14:paraId="0C988D02" w14:textId="77777777" w:rsidR="004307D6" w:rsidRDefault="00000000">
            <w:r>
              <w:t>Luke 11:14</w:t>
            </w:r>
          </w:p>
        </w:tc>
        <w:tc>
          <w:tcPr>
            <w:tcW w:w="5669" w:type="dxa"/>
          </w:tcPr>
          <w:p w14:paraId="0C988D03" w14:textId="6110B6B1" w:rsidR="004307D6" w:rsidRDefault="00000000">
            <w:r>
              <w:t>Luke 11:14 Title: Jesus and Beelzebul. (Literal) One day Jesus was forcing a demon who was mute to leave a man. (Dynamic) One day Jesus was forcing a demon who caused a man to be mute to leave him. (End of Alternates) &lt;&lt;And a crowd was there.&gt;&gt; After the demon left the man who previously was mute, he started speaking. Then the crowd was amazed.</w:t>
            </w:r>
          </w:p>
        </w:tc>
        <w:tc>
          <w:tcPr>
            <w:tcW w:w="5669" w:type="dxa"/>
          </w:tcPr>
          <w:p w14:paraId="0C988D04" w14:textId="593D9F7B" w:rsidR="004307D6" w:rsidRDefault="00000000">
            <w:r>
              <w:t>Judul: Yesus dan Beelzebul. (Terjemahan Harafiah) Suatu hari Yesus sedang memaksa setan yang membisukan</w:t>
            </w:r>
            <w:r>
              <w:t xml:space="preserve"> untuk meninggalkan &lt;&lt;seorang laki-laki&gt;&gt;. (Terjemahan Dinamis) Suatu hari Yesus sedang memaksa setan yang menyebabkan seorang laki-laki bisu untuk meninggalkan&lt;&lt;nya&gt;&gt;. (Akhir Alternatif) &lt;&lt;Dan sebuah kerumunan ada di sana.&gt;&gt; Sesudah setan meninggalkan &lt;&lt;laki-laki yang sebelumnya bisu&gt;&gt;, dia mulai berbicara. Lalu kerumunan takjub.</w:t>
            </w:r>
          </w:p>
        </w:tc>
      </w:tr>
      <w:tr w:rsidR="004307D6" w14:paraId="0C988D09" w14:textId="77777777">
        <w:tc>
          <w:tcPr>
            <w:tcW w:w="1701" w:type="dxa"/>
          </w:tcPr>
          <w:p w14:paraId="0C988D06" w14:textId="77777777" w:rsidR="004307D6" w:rsidRDefault="00000000">
            <w:r>
              <w:t>Luke 11:15</w:t>
            </w:r>
          </w:p>
        </w:tc>
        <w:tc>
          <w:tcPr>
            <w:tcW w:w="5669" w:type="dxa"/>
          </w:tcPr>
          <w:p w14:paraId="0C988D07" w14:textId="2C1C2334" w:rsidR="004307D6" w:rsidRDefault="00000000">
            <w:r>
              <w:t>Luke 11:15 But some of the people said, “Jesus forces demons to leave people through the power of Beelzebul, who is a devil.”</w:t>
            </w:r>
          </w:p>
        </w:tc>
        <w:tc>
          <w:tcPr>
            <w:tcW w:w="5669" w:type="dxa"/>
          </w:tcPr>
          <w:p w14:paraId="0C988D08" w14:textId="4E7F3C7C" w:rsidR="004307D6" w:rsidRDefault="00000000">
            <w:r>
              <w:t>Tetapi beberapa dari orang berkata, “Yesus memaksa setan-setan untuk meninggalkan orang-orang melalui kuasa Beelzebul yang adalah setan.”</w:t>
            </w:r>
          </w:p>
        </w:tc>
      </w:tr>
      <w:tr w:rsidR="004307D6" w14:paraId="0C988D0D" w14:textId="77777777">
        <w:tc>
          <w:tcPr>
            <w:tcW w:w="1701" w:type="dxa"/>
          </w:tcPr>
          <w:p w14:paraId="0C988D0A" w14:textId="77777777" w:rsidR="004307D6" w:rsidRDefault="00000000">
            <w:r>
              <w:lastRenderedPageBreak/>
              <w:t>Luke 11:16</w:t>
            </w:r>
          </w:p>
        </w:tc>
        <w:tc>
          <w:tcPr>
            <w:tcW w:w="5669" w:type="dxa"/>
          </w:tcPr>
          <w:p w14:paraId="0C988D0B" w14:textId="77777777" w:rsidR="004307D6" w:rsidRDefault="00000000">
            <w:r>
              <w:t>Luke 11:16 The other people were testing Jesus by asking him to show them a sign that was from heaven.</w:t>
            </w:r>
          </w:p>
        </w:tc>
        <w:tc>
          <w:tcPr>
            <w:tcW w:w="5669" w:type="dxa"/>
          </w:tcPr>
          <w:p w14:paraId="0C988D0C" w14:textId="02403C8A" w:rsidR="004307D6" w:rsidRDefault="00000000">
            <w:r>
              <w:t>Orang-orang lain menguji Yesus dengan meminta-Nya untuk memperlihatkan mereka tanda yang berasal dari surga.</w:t>
            </w:r>
          </w:p>
        </w:tc>
      </w:tr>
      <w:tr w:rsidR="004307D6" w14:paraId="0C988D11" w14:textId="77777777">
        <w:tc>
          <w:tcPr>
            <w:tcW w:w="1701" w:type="dxa"/>
          </w:tcPr>
          <w:p w14:paraId="0C988D0E" w14:textId="77777777" w:rsidR="004307D6" w:rsidRDefault="00000000">
            <w:r>
              <w:t>Luke 11:17</w:t>
            </w:r>
          </w:p>
        </w:tc>
        <w:tc>
          <w:tcPr>
            <w:tcW w:w="5669" w:type="dxa"/>
          </w:tcPr>
          <w:p w14:paraId="0C988D0F" w14:textId="77777777" w:rsidR="004307D6" w:rsidRDefault="00000000">
            <w:r>
              <w:t>Luke 11:17 But Jesus knew those people's thoughts. So he said to those people, “Every kingdom that divides into groups of people who oppose each other will be destroyed. And a family that divides into groups of people who oppose each other won't continue being a family.</w:t>
            </w:r>
          </w:p>
        </w:tc>
        <w:tc>
          <w:tcPr>
            <w:tcW w:w="5669" w:type="dxa"/>
          </w:tcPr>
          <w:p w14:paraId="0C988D10" w14:textId="77777777" w:rsidR="004307D6" w:rsidRDefault="00000000">
            <w:r>
              <w:t>Tetapi Yesus tahu pikiran orang-orang itu. Jadi Dia berkata kepada orang-orang itu, “Setiap kerajaan yang terbagi menjadi kelompok orang-orang yang saling melawan akan hancur. Dan keluarga yang terbagi menjadi kelompok orang-orang yang saling melawan tidak akan terus menjadi keluarga.</w:t>
            </w:r>
          </w:p>
        </w:tc>
      </w:tr>
      <w:tr w:rsidR="004307D6" w14:paraId="0C988D15" w14:textId="77777777">
        <w:tc>
          <w:tcPr>
            <w:tcW w:w="1701" w:type="dxa"/>
          </w:tcPr>
          <w:p w14:paraId="0C988D12" w14:textId="77777777" w:rsidR="004307D6" w:rsidRDefault="00000000">
            <w:r>
              <w:t>Luke 11:18</w:t>
            </w:r>
          </w:p>
        </w:tc>
        <w:tc>
          <w:tcPr>
            <w:tcW w:w="5669" w:type="dxa"/>
          </w:tcPr>
          <w:p w14:paraId="0C988D13" w14:textId="755F254A" w:rsidR="004307D6" w:rsidRDefault="00000000">
            <w:r>
              <w:t>Luke 11:18 And if Satan and his demons divide so that they oppose themselves, how will his kingdom continue existing? For you say that I force the demons to leave people through &lt;&lt;the power of&gt;&gt; Beelzebub.</w:t>
            </w:r>
          </w:p>
        </w:tc>
        <w:tc>
          <w:tcPr>
            <w:tcW w:w="5669" w:type="dxa"/>
          </w:tcPr>
          <w:p w14:paraId="0C988D14" w14:textId="5E2679B3" w:rsidR="004307D6" w:rsidRDefault="00000000">
            <w:r>
              <w:t>Dan jika Setan &lt;&lt;dan setan-setannya&gt;&gt; berbagi sehingga mereka melawan dirinya sendiri, bagaimana kerajaannya akan terus ada? Karena kalian mengatakan bahwa Aku memaksa setan-setan untuk meninggalkan&lt;&lt;nya&gt;&gt; melalui kuasa Beelzebul?</w:t>
            </w:r>
          </w:p>
        </w:tc>
      </w:tr>
      <w:tr w:rsidR="004307D6" w14:paraId="0C988D19" w14:textId="77777777">
        <w:tc>
          <w:tcPr>
            <w:tcW w:w="1701" w:type="dxa"/>
          </w:tcPr>
          <w:p w14:paraId="0C988D16" w14:textId="77777777" w:rsidR="004307D6" w:rsidRDefault="00000000">
            <w:r>
              <w:t>Luke 11:19</w:t>
            </w:r>
          </w:p>
        </w:tc>
        <w:tc>
          <w:tcPr>
            <w:tcW w:w="5669" w:type="dxa"/>
          </w:tcPr>
          <w:p w14:paraId="0C988D17" w14:textId="0517B580" w:rsidR="004307D6" w:rsidRDefault="00000000">
            <w:r>
              <w:t>Luke 11:19 But if I cast out demons &lt;&lt;from people&gt;&gt; through &lt;&lt;the power of&gt;&gt; Beelzebub, through whose power do your followers cast them out &lt;&lt;from people&gt;&gt;? Your followers will be your judges. Footnote: See Matthew 12:24.</w:t>
            </w:r>
          </w:p>
        </w:tc>
        <w:tc>
          <w:tcPr>
            <w:tcW w:w="5669" w:type="dxa"/>
          </w:tcPr>
          <w:p w14:paraId="0C988D18" w14:textId="799AB16F" w:rsidR="004307D6" w:rsidRDefault="00000000">
            <w:r>
              <w:t xml:space="preserve">Tetapi jika Aku mengusir  setan-setan </w:t>
            </w:r>
            <w:r>
              <w:t xml:space="preserve">dari orang-orang melalui &lt;&lt;kuasa dari&gt;&gt; Beelzebul, melalui kuasa siapa pengikut-pengikut kalian memaksa mereka untuk meninggalkan &lt;&lt;mereka&gt;&gt;? Pengikut kalian akan menjadi hakim-hakim kalian. (Terjemahan Harafiah) Lihatlah Matius 12:24. </w:t>
            </w:r>
          </w:p>
        </w:tc>
      </w:tr>
      <w:tr w:rsidR="004307D6" w14:paraId="0C988D1D" w14:textId="77777777">
        <w:tc>
          <w:tcPr>
            <w:tcW w:w="1701" w:type="dxa"/>
          </w:tcPr>
          <w:p w14:paraId="0C988D1A" w14:textId="77777777" w:rsidR="004307D6" w:rsidRDefault="00000000">
            <w:r>
              <w:t>Luke 11:20</w:t>
            </w:r>
          </w:p>
        </w:tc>
        <w:tc>
          <w:tcPr>
            <w:tcW w:w="5669" w:type="dxa"/>
          </w:tcPr>
          <w:p w14:paraId="0C988D1B" w14:textId="3E95E988" w:rsidR="004307D6" w:rsidRDefault="00000000">
            <w:r>
              <w:t>Luke 11:20 (Literal) But if I cast out demons &lt;&lt;from people&gt;&gt; through God's finger, his kingdom has come to you. (Dynamic) But if I cast out demons &lt;&lt;from people&gt;&gt; through God's power, his kingdom has come to you.</w:t>
            </w:r>
          </w:p>
        </w:tc>
        <w:tc>
          <w:tcPr>
            <w:tcW w:w="5669" w:type="dxa"/>
          </w:tcPr>
          <w:p w14:paraId="0C988D1C" w14:textId="182CEA23" w:rsidR="004307D6" w:rsidRDefault="00000000">
            <w:r>
              <w:t xml:space="preserve">(Terjemahan Harafiah) Tetapi jika Aku </w:t>
            </w:r>
            <w:r>
              <w:t>mengusir  setan-setan &lt;&lt;dari orang-orang&gt;&gt; melalui jari Allah, kerajaan Allah datang kepada kalian. (Terjemahan Dinamis) Tetapi jika Aku mengusir  setan-setan &lt;&lt;dari orang-orang&gt;&gt; melalui kuasa Allah, kerajaan Allah datang kepada kalian.</w:t>
            </w:r>
          </w:p>
        </w:tc>
      </w:tr>
      <w:tr w:rsidR="004307D6" w14:paraId="0C988D21" w14:textId="77777777">
        <w:tc>
          <w:tcPr>
            <w:tcW w:w="1701" w:type="dxa"/>
          </w:tcPr>
          <w:p w14:paraId="0C988D1E" w14:textId="77777777" w:rsidR="004307D6" w:rsidRDefault="00000000">
            <w:r>
              <w:t>Luke 11:21</w:t>
            </w:r>
          </w:p>
        </w:tc>
        <w:tc>
          <w:tcPr>
            <w:tcW w:w="5669" w:type="dxa"/>
          </w:tcPr>
          <w:p w14:paraId="0C988D1F" w14:textId="77777777" w:rsidR="004307D6" w:rsidRDefault="00000000">
            <w:r>
              <w:t>Luke 11:21 When a strong person who is carrying all of his weapons guards his house, his possessions are safe.</w:t>
            </w:r>
          </w:p>
        </w:tc>
        <w:tc>
          <w:tcPr>
            <w:tcW w:w="5669" w:type="dxa"/>
          </w:tcPr>
          <w:p w14:paraId="0C988D20" w14:textId="77777777" w:rsidR="004307D6" w:rsidRDefault="00000000">
            <w:r>
              <w:t>Ketika seorang yang kuat yang membawa semua senjatanya menjaga rumahnya, harta-harta miliknya aman.</w:t>
            </w:r>
          </w:p>
        </w:tc>
      </w:tr>
      <w:tr w:rsidR="004307D6" w14:paraId="0C988D25" w14:textId="77777777">
        <w:tc>
          <w:tcPr>
            <w:tcW w:w="1701" w:type="dxa"/>
          </w:tcPr>
          <w:p w14:paraId="0C988D22" w14:textId="77777777" w:rsidR="004307D6" w:rsidRDefault="00000000">
            <w:r>
              <w:t>Luke 11:22</w:t>
            </w:r>
          </w:p>
        </w:tc>
        <w:tc>
          <w:tcPr>
            <w:tcW w:w="5669" w:type="dxa"/>
          </w:tcPr>
          <w:p w14:paraId="0C988D23" w14:textId="77777777" w:rsidR="004307D6" w:rsidRDefault="00000000">
            <w:r>
              <w:t>Luke 11:22 But when a stronger person attacks that person and he defeats that person, he'll take away the weapons that that person depended on. (Literal) And he'll divide those possessions. (Dynamic) And this stronger person will share with other people the things that he stole.</w:t>
            </w:r>
          </w:p>
        </w:tc>
        <w:tc>
          <w:tcPr>
            <w:tcW w:w="5669" w:type="dxa"/>
          </w:tcPr>
          <w:p w14:paraId="0C988D24" w14:textId="0E1F117E" w:rsidR="004307D6" w:rsidRDefault="00000000">
            <w:r>
              <w:t xml:space="preserve">Tetapi ketika seorang yang lebih kuat menyerang orang itu, dan ketika dia mengalahkannya, dia akan mengambil senjata-senjata yang orang itu </w:t>
            </w:r>
            <w:r>
              <w:t xml:space="preserve"> andalkan. (Terjemahan Harafiah) Dan dia akan membagi harta-harta milik itu. (Terjemahan Dinamis) Dan dia akan membagikan kepada orang-orang lain benda-benda yang dia curi.</w:t>
            </w:r>
          </w:p>
        </w:tc>
      </w:tr>
      <w:tr w:rsidR="004307D6" w14:paraId="0C988D29" w14:textId="77777777">
        <w:tc>
          <w:tcPr>
            <w:tcW w:w="1701" w:type="dxa"/>
          </w:tcPr>
          <w:p w14:paraId="0C988D26" w14:textId="77777777" w:rsidR="004307D6" w:rsidRDefault="00000000">
            <w:r>
              <w:t>Luke 11:23</w:t>
            </w:r>
          </w:p>
        </w:tc>
        <w:tc>
          <w:tcPr>
            <w:tcW w:w="5669" w:type="dxa"/>
          </w:tcPr>
          <w:p w14:paraId="0C988D27" w14:textId="77777777" w:rsidR="004307D6" w:rsidRDefault="00000000">
            <w:r>
              <w:t xml:space="preserve">Luke 11:23 (Literal) A person who isn't with me opposes me. (Dynamic) A person who isn't my friend is my enemy. (Literal) And a person who doesn't gather people with me </w:t>
            </w:r>
            <w:r>
              <w:lastRenderedPageBreak/>
              <w:t>scatters them. (Dynamic) And a person who doesn't bring people to me chases them away from me.</w:t>
            </w:r>
          </w:p>
        </w:tc>
        <w:tc>
          <w:tcPr>
            <w:tcW w:w="5669" w:type="dxa"/>
          </w:tcPr>
          <w:p w14:paraId="0C988D28" w14:textId="58EEBAE8" w:rsidR="004307D6" w:rsidRDefault="00000000">
            <w:r>
              <w:lastRenderedPageBreak/>
              <w:t>(Terjemahan Harafiah) Orang yang tidak bersama-Ku melawan-Ku. (Terjemahan Dinamis) Orang yang bukan teman-Ku adalah musuh-Ku. (Terjemahan Harafiah) Dan orang yang tidak mengumpulkan &lt;&lt;seorangpun&gt;&gt; bersama-</w:t>
            </w:r>
            <w:r>
              <w:lastRenderedPageBreak/>
              <w:t>Ku memecah belah  &lt;&lt;mereka&gt;&gt;. (Terjemahan Dinamis) Dan orang yang tidak membawa seorangpun kepada-Ku mengusir mereka dari-Ku.</w:t>
            </w:r>
          </w:p>
        </w:tc>
      </w:tr>
      <w:tr w:rsidR="004307D6" w14:paraId="0C988D2D" w14:textId="77777777">
        <w:tc>
          <w:tcPr>
            <w:tcW w:w="1701" w:type="dxa"/>
          </w:tcPr>
          <w:p w14:paraId="0C988D2A" w14:textId="77777777" w:rsidR="004307D6" w:rsidRDefault="00000000">
            <w:r>
              <w:lastRenderedPageBreak/>
              <w:t>Luke 11:24</w:t>
            </w:r>
          </w:p>
        </w:tc>
        <w:tc>
          <w:tcPr>
            <w:tcW w:w="5669" w:type="dxa"/>
          </w:tcPr>
          <w:p w14:paraId="0C988D2B" w14:textId="77777777" w:rsidR="004307D6" w:rsidRDefault="00000000">
            <w:r>
              <w:t>Luke 11:24 When an unclean spirit comes out from a person, he goes through dry places to find a place where he'll be able to rest. (Literal) But when that spirit doesn't find that place, he says, ‘I'll return to the house that I came from.’ (Dynamic) But when that spirit doesn't find that place, he says, ‘I'll return to the person that I came from.’</w:t>
            </w:r>
          </w:p>
        </w:tc>
        <w:tc>
          <w:tcPr>
            <w:tcW w:w="5669" w:type="dxa"/>
          </w:tcPr>
          <w:p w14:paraId="0C988D2C" w14:textId="59852F98" w:rsidR="004307D6" w:rsidRDefault="00000000">
            <w:r>
              <w:t xml:space="preserve">Ketika sebuah roh yang najis keluar dari seorang, dia pergi melalui tempat-tempat yang kering untuk menemukan sebuah tempat yang dia akan bisa beristirahat </w:t>
            </w:r>
            <w:r>
              <w:t>. (Terjemahan Harafiah) Tetapi ketika roh itu tidak menemukan tempat itu , dia berkata, ‘Aku akan kembali ke rumah yang aku datang.’ (Terjemahan Dinamis) Tetapi ketika roh itu tidak menemukan tempat itu , dia berkata, ‘Aku akan kembali kepada orang yang aku datang.’</w:t>
            </w:r>
          </w:p>
        </w:tc>
      </w:tr>
      <w:tr w:rsidR="004307D6" w14:paraId="0C988D31" w14:textId="77777777">
        <w:tc>
          <w:tcPr>
            <w:tcW w:w="1701" w:type="dxa"/>
          </w:tcPr>
          <w:p w14:paraId="0C988D2E" w14:textId="77777777" w:rsidR="004307D6" w:rsidRDefault="00000000">
            <w:r>
              <w:t>Luke 11:25</w:t>
            </w:r>
          </w:p>
        </w:tc>
        <w:tc>
          <w:tcPr>
            <w:tcW w:w="5669" w:type="dxa"/>
          </w:tcPr>
          <w:p w14:paraId="0C988D2F" w14:textId="657FC7D6" w:rsidR="004307D6" w:rsidRDefault="00000000">
            <w:r>
              <w:t xml:space="preserve">Luke 11:25 (Literal) When that spirit arrives, he sees that that house was swept &lt;&lt;so that it's clean&gt;&gt;. (Dynamic) When that spirit arrives, he sees that that person is like a house that was swept &lt;&lt;so that it's clean&gt;&gt;. (End of Alternates) And all of the things that are in that house are </w:t>
            </w:r>
            <w:ins w:id="1" w:author="Nick Hight" w:date="2026-07-31T10:48:00Z">
              <w:r>
                <w:t xml:space="preserve">where they </w:t>
              </w:r>
            </w:ins>
            <w:r>
              <w:t>should be.</w:t>
            </w:r>
          </w:p>
        </w:tc>
        <w:tc>
          <w:tcPr>
            <w:tcW w:w="5669" w:type="dxa"/>
          </w:tcPr>
          <w:p w14:paraId="0C988D30" w14:textId="722252FA" w:rsidR="004307D6" w:rsidRDefault="00000000">
            <w:r>
              <w:t xml:space="preserve">(Terjemahan Harafiah) Ketika roh itu tiba, dia melihat bahwa rumah itu sudah disapu </w:t>
            </w:r>
            <w:r>
              <w:t>&lt;&lt;sehingga rumah itu bersih&gt;&gt;. (Terjemahan Dinamis) Ketika roh itu tiba, dia melihat bahwa orang itu seperti sebuah rumah yang sudah disapu &lt;&lt;sehingga rumah itu bersih&gt;&gt;. (Akhir Alternatif) Dan semua yang ada di rumah itu ada di tempat-tempat di mana semua itu harus berada.</w:t>
            </w:r>
          </w:p>
        </w:tc>
      </w:tr>
      <w:tr w:rsidR="004307D6" w14:paraId="0C988D35" w14:textId="77777777">
        <w:tc>
          <w:tcPr>
            <w:tcW w:w="1701" w:type="dxa"/>
          </w:tcPr>
          <w:p w14:paraId="0C988D32" w14:textId="77777777" w:rsidR="004307D6" w:rsidRDefault="00000000">
            <w:r>
              <w:t>Luke 11:26</w:t>
            </w:r>
          </w:p>
        </w:tc>
        <w:tc>
          <w:tcPr>
            <w:tcW w:w="5669" w:type="dxa"/>
          </w:tcPr>
          <w:p w14:paraId="0C988D33" w14:textId="29D632CA" w:rsidR="004307D6" w:rsidRDefault="00000000">
            <w:r>
              <w:t>Luke 11:26 Then that spirit goes and gets seven other spirits who are more wicked than him. &lt;&lt;All of&gt;&gt; them go and live in that person. Then that person's life is worse than the life that he previously had.”</w:t>
            </w:r>
          </w:p>
        </w:tc>
        <w:tc>
          <w:tcPr>
            <w:tcW w:w="5669" w:type="dxa"/>
          </w:tcPr>
          <w:p w14:paraId="0C988D34" w14:textId="77777777" w:rsidR="004307D6" w:rsidRDefault="00000000">
            <w:r>
              <w:t>Kemudian roh itu pergi dan mengambil tujuh roh lain yang lebih jahat daripada roh itu. &lt;&lt;Semua&gt;&gt; roh itu pergi dan tinggal di orang itu. Kemudian hidup orang itu lebih jelek daripada hidup yang dia punya sebelumnya.”</w:t>
            </w:r>
          </w:p>
        </w:tc>
      </w:tr>
      <w:tr w:rsidR="004307D6" w14:paraId="0C988D39" w14:textId="77777777">
        <w:tc>
          <w:tcPr>
            <w:tcW w:w="1701" w:type="dxa"/>
          </w:tcPr>
          <w:p w14:paraId="0C988D36" w14:textId="77777777" w:rsidR="004307D6" w:rsidRDefault="00000000">
            <w:r>
              <w:t>Luke 11:27</w:t>
            </w:r>
          </w:p>
        </w:tc>
        <w:tc>
          <w:tcPr>
            <w:tcW w:w="5669" w:type="dxa"/>
          </w:tcPr>
          <w:p w14:paraId="0C988D37" w14:textId="19672D80" w:rsidR="004307D6" w:rsidRDefault="00000000">
            <w:r>
              <w:t>Luke 11:27 While Jesus was saying those things, a woman who was in the crowd cried out to him, “The mother who gave birth to you and nursed you is blessed.”</w:t>
            </w:r>
          </w:p>
        </w:tc>
        <w:tc>
          <w:tcPr>
            <w:tcW w:w="5669" w:type="dxa"/>
          </w:tcPr>
          <w:p w14:paraId="0C988D38" w14:textId="2649513B" w:rsidR="004307D6" w:rsidRDefault="00000000">
            <w:r>
              <w:t xml:space="preserve">Ketika Yesus mengatakan hal-hal itu, seorang perempuan yang ada di kerumunan berteriak kepada Yesus, “Ibu yang melahirkan-Mu dan </w:t>
            </w:r>
            <w:ins w:id="2" w:author="Mettasari Njoto Sandjaja" w:date="2026-08-02T03:59:00Z">
              <w:r>
                <w:t>menyusuimu diberkati</w:t>
              </w:r>
            </w:ins>
            <w:r>
              <w:t>.”</w:t>
            </w:r>
          </w:p>
        </w:tc>
      </w:tr>
      <w:tr w:rsidR="004307D6" w14:paraId="0C988D3D" w14:textId="77777777">
        <w:tc>
          <w:tcPr>
            <w:tcW w:w="1701" w:type="dxa"/>
          </w:tcPr>
          <w:p w14:paraId="0C988D3A" w14:textId="77777777" w:rsidR="004307D6" w:rsidRDefault="00000000">
            <w:r>
              <w:t>Luke 11:28</w:t>
            </w:r>
          </w:p>
        </w:tc>
        <w:tc>
          <w:tcPr>
            <w:tcW w:w="5669" w:type="dxa"/>
          </w:tcPr>
          <w:p w14:paraId="0C988D3B" w14:textId="77777777" w:rsidR="004307D6" w:rsidRDefault="00000000">
            <w:r>
              <w:t>Luke 11:28 But Jesus replied, “Instead, people who hear God and obey him are blessed.”</w:t>
            </w:r>
          </w:p>
        </w:tc>
        <w:tc>
          <w:tcPr>
            <w:tcW w:w="5669" w:type="dxa"/>
          </w:tcPr>
          <w:p w14:paraId="0C988D3C" w14:textId="65BE1415" w:rsidR="004307D6" w:rsidRDefault="00000000">
            <w:r>
              <w:t>Tetapi Yesus membalas, “Sebaliknya orang-orang yang mendengar pesan Allah dan menaatinya yang diberkati.”</w:t>
            </w:r>
          </w:p>
        </w:tc>
      </w:tr>
      <w:tr w:rsidR="004307D6" w14:paraId="0C988D41" w14:textId="77777777">
        <w:tc>
          <w:tcPr>
            <w:tcW w:w="1701" w:type="dxa"/>
          </w:tcPr>
          <w:p w14:paraId="0C988D3E" w14:textId="77777777" w:rsidR="004307D6" w:rsidRDefault="00000000">
            <w:r>
              <w:t>Luke 11:29</w:t>
            </w:r>
          </w:p>
        </w:tc>
        <w:tc>
          <w:tcPr>
            <w:tcW w:w="5669" w:type="dxa"/>
          </w:tcPr>
          <w:p w14:paraId="0C988D3F" w14:textId="481546B1" w:rsidR="004307D6" w:rsidRDefault="00000000">
            <w:r>
              <w:t>Luke 11:29 Title: The sign of</w:t>
            </w:r>
            <w:r>
              <w:t xml:space="preserve"> Jonah. While the crowd was becoming bigger, Jesus said, “The people of this generation are wicked. Those people &lt;&lt;who include you&gt;&gt; ask &lt;&lt;me&gt;&gt; for a sign. But no sign will be given to those people except the sign of &lt;&lt;the prophet named&gt;&gt; Jonah.</w:t>
            </w:r>
          </w:p>
        </w:tc>
        <w:tc>
          <w:tcPr>
            <w:tcW w:w="5669" w:type="dxa"/>
          </w:tcPr>
          <w:p w14:paraId="0C988D40" w14:textId="77777777" w:rsidR="004307D6" w:rsidRDefault="00000000">
            <w:r>
              <w:t>Tanda Yunus. Judul: Ketika kerumunan menjadi lebih besar, Yesus berkata, “Orang-orang dari generasi ini jahat. Orang-orang &lt;&lt;yang menyertakan kalian&gt;&gt; meminta sebuah tanda &lt;&lt;dari-Ku&gt;&gt;. Tetapi tanda akan diberikan kepada orang-orang itu kecuali tanda &lt;&lt;nabi bernama&gt;&gt; Yunus.</w:t>
            </w:r>
          </w:p>
        </w:tc>
      </w:tr>
      <w:tr w:rsidR="004307D6" w14:paraId="0C988D45" w14:textId="77777777">
        <w:tc>
          <w:tcPr>
            <w:tcW w:w="1701" w:type="dxa"/>
          </w:tcPr>
          <w:p w14:paraId="0C988D42" w14:textId="77777777" w:rsidR="004307D6" w:rsidRDefault="00000000">
            <w:r>
              <w:t>Luke 11:30</w:t>
            </w:r>
          </w:p>
        </w:tc>
        <w:tc>
          <w:tcPr>
            <w:tcW w:w="5669" w:type="dxa"/>
          </w:tcPr>
          <w:p w14:paraId="0C988D43" w14:textId="77777777" w:rsidR="004307D6" w:rsidRDefault="00000000">
            <w:r>
              <w:t>Luke 11:30 For Jonah became a sign for the people of Nineveh. Similarly the Son of Man will become a sign for the people of this generation.</w:t>
            </w:r>
          </w:p>
        </w:tc>
        <w:tc>
          <w:tcPr>
            <w:tcW w:w="5669" w:type="dxa"/>
          </w:tcPr>
          <w:p w14:paraId="0C988D44" w14:textId="77777777" w:rsidR="004307D6" w:rsidRDefault="00000000">
            <w:r>
              <w:t>Karena Yunus menjadi tanda untuk orang-orang Niniwe. Demikian juga Anak Manusia akan menjadi tanda untuk orang-orang dari generasi ini.</w:t>
            </w:r>
          </w:p>
        </w:tc>
      </w:tr>
      <w:tr w:rsidR="004307D6" w14:paraId="0C988D49" w14:textId="77777777">
        <w:tc>
          <w:tcPr>
            <w:tcW w:w="1701" w:type="dxa"/>
          </w:tcPr>
          <w:p w14:paraId="0C988D46" w14:textId="77777777" w:rsidR="004307D6" w:rsidRDefault="00000000">
            <w:r>
              <w:lastRenderedPageBreak/>
              <w:t>Luke 11:31</w:t>
            </w:r>
          </w:p>
        </w:tc>
        <w:tc>
          <w:tcPr>
            <w:tcW w:w="5669" w:type="dxa"/>
          </w:tcPr>
          <w:p w14:paraId="0C988D47" w14:textId="77777777" w:rsidR="004307D6" w:rsidRDefault="00000000">
            <w:r>
              <w:t>Luke 11:31 A queen of the southern region will stand up with the people of this generation on the day when God will judge all people. And she'll decide that those people should be punished by God. (Literal) For she came from the ends of the earth to listen to Solomon's wisdom. (Dynamic) For that queen came from a far country to listen to Solomon's wisdom. (End of Alternates) And behold. A person who is greater than Solomon is here now.</w:t>
            </w:r>
          </w:p>
        </w:tc>
        <w:tc>
          <w:tcPr>
            <w:tcW w:w="5669" w:type="dxa"/>
          </w:tcPr>
          <w:p w14:paraId="0C988D48" w14:textId="77777777" w:rsidR="004307D6" w:rsidRDefault="00000000">
            <w:r>
              <w:t>Ratu daerah selatan akan berdiri bersama orang-orang dari generasi ini pada hari ketika Allah akan menghakimi semua orang dan akan memutuskan bahwa orang-orang itu harus dihukum oleh Allah. (Terjemahan Harafiah) Karena dia datang dari ujung-ujung bumi untuk mendengarkan hikmat Salomo. (Terjemahan Dinamis) Karena dia datang dari satu negara yang jauh untuk mendengarkan hikmat Salomo. (Akhir Alternatif) Dan lihatlah. Sekarang seseorang yang lebih luar biasa daripada Salomo ada di sini.</w:t>
            </w:r>
          </w:p>
        </w:tc>
      </w:tr>
      <w:tr w:rsidR="004307D6" w14:paraId="0C988D4D" w14:textId="77777777">
        <w:tc>
          <w:tcPr>
            <w:tcW w:w="1701" w:type="dxa"/>
          </w:tcPr>
          <w:p w14:paraId="0C988D4A" w14:textId="77777777" w:rsidR="004307D6" w:rsidRDefault="00000000">
            <w:r>
              <w:t>Luke 11:32</w:t>
            </w:r>
          </w:p>
        </w:tc>
        <w:tc>
          <w:tcPr>
            <w:tcW w:w="5669" w:type="dxa"/>
          </w:tcPr>
          <w:p w14:paraId="0C988D4B" w14:textId="7345BEB4" w:rsidR="004307D6" w:rsidRDefault="00000000">
            <w:r>
              <w:t>Luke 11:32 &lt;&lt;And&gt;&gt; on the day that God will judge all people, the people of Nineveh will stand up with the people of this generation. And the people of Nineveh will condemn those people &lt;&lt;of this generation&gt;&gt;. For after Jonah preached to these people, they repented. And behold. A person who is greater than Jonah is here now.</w:t>
            </w:r>
          </w:p>
        </w:tc>
        <w:tc>
          <w:tcPr>
            <w:tcW w:w="5669" w:type="dxa"/>
          </w:tcPr>
          <w:p w14:paraId="0C988D4C" w14:textId="55B1E764" w:rsidR="004307D6" w:rsidRDefault="00000000">
            <w:r>
              <w:t xml:space="preserve">&lt;&lt;Dan&gt;&gt; pada hari yang Allah akan menghakimi semua orang, orang-orang Niniwe akan berdiri bersama orang-orang dari generasi ini. Dan orang-orang Niniwe akan menghukum </w:t>
            </w:r>
            <w:r>
              <w:t>orang-orang itu &lt;&lt;dari generasi ini&gt;&gt;. Karena sesudah Yunus mengkhotbahkan kepada orang-orang ini, mereka bertobat. Dan lihatlah. Seorang, yang lebih luar biasa daripada Yunus ada di sini.</w:t>
            </w:r>
          </w:p>
        </w:tc>
      </w:tr>
      <w:tr w:rsidR="004307D6" w14:paraId="0C988D51" w14:textId="77777777">
        <w:tc>
          <w:tcPr>
            <w:tcW w:w="1701" w:type="dxa"/>
          </w:tcPr>
          <w:p w14:paraId="0C988D4E" w14:textId="77777777" w:rsidR="004307D6" w:rsidRDefault="00000000">
            <w:r>
              <w:t>Luke 11:33</w:t>
            </w:r>
          </w:p>
        </w:tc>
        <w:tc>
          <w:tcPr>
            <w:tcW w:w="5669" w:type="dxa"/>
          </w:tcPr>
          <w:p w14:paraId="0C988D4F" w14:textId="2506C5AA" w:rsidR="004307D6" w:rsidRDefault="00000000">
            <w:r>
              <w:t>Luke 11:33 Title: A body's lamp. After a person lights a lamp, no person will hide it at a place where its light won't be seen. And no person will put that lamp under a basket. Instead, that person puts that lamp on a stand so that all people who enter his house will see &lt;&lt;its&gt;&gt; light.</w:t>
            </w:r>
          </w:p>
        </w:tc>
        <w:tc>
          <w:tcPr>
            <w:tcW w:w="5669" w:type="dxa"/>
          </w:tcPr>
          <w:p w14:paraId="0C988D50" w14:textId="77777777" w:rsidR="004307D6" w:rsidRDefault="00000000">
            <w:r>
              <w:t>Judul: Lampu tubuh. Sesudah seorang menyalakan sebuah lampu, tidak ada seseorang akan menyembunyikannya di tempat di mana cahaya sebuah lampu tidak akan kelihatan. Dan tidak ada orang akan menaruh lampu itu di bawah keranjang. Sebaliknya dia menaruh lampu itu di atas meja supaya semua orang yang memasuki &lt;&lt;rumah orang itu&gt;&gt; melihat cahaya &lt;&lt;lampu itu&gt;&gt;.</w:t>
            </w:r>
          </w:p>
        </w:tc>
      </w:tr>
      <w:tr w:rsidR="004307D6" w14:paraId="0C988D55" w14:textId="77777777">
        <w:tc>
          <w:tcPr>
            <w:tcW w:w="1701" w:type="dxa"/>
          </w:tcPr>
          <w:p w14:paraId="0C988D52" w14:textId="77777777" w:rsidR="004307D6" w:rsidRDefault="00000000">
            <w:r>
              <w:t>Luke 11:34</w:t>
            </w:r>
          </w:p>
        </w:tc>
        <w:tc>
          <w:tcPr>
            <w:tcW w:w="5669" w:type="dxa"/>
          </w:tcPr>
          <w:p w14:paraId="0C988D53" w14:textId="77777777" w:rsidR="004307D6" w:rsidRDefault="00000000">
            <w:r>
              <w:t>Luke 11:34 Your eye is your body's lamp. When your eye is good, your whole body also is full of light. But when your eye is bad, your whole body also is full of darkness.</w:t>
            </w:r>
          </w:p>
        </w:tc>
        <w:tc>
          <w:tcPr>
            <w:tcW w:w="5669" w:type="dxa"/>
          </w:tcPr>
          <w:p w14:paraId="0C988D54" w14:textId="0FD9D889" w:rsidR="004307D6" w:rsidRDefault="00000000">
            <w:r>
              <w:t>Matamu adalah lampu tubuhmu. Ketika matamu bagus, seluruh tubuhmu juga penuh cahaya. Tetapi ketika matamu jelek, seluruh tubuhmu juga penuh dengan kegelapan.</w:t>
            </w:r>
          </w:p>
        </w:tc>
      </w:tr>
      <w:tr w:rsidR="004307D6" w14:paraId="0C988D59" w14:textId="77777777">
        <w:tc>
          <w:tcPr>
            <w:tcW w:w="1701" w:type="dxa"/>
          </w:tcPr>
          <w:p w14:paraId="0C988D56" w14:textId="77777777" w:rsidR="004307D6" w:rsidRDefault="00000000">
            <w:r>
              <w:t>Luke 11:35</w:t>
            </w:r>
          </w:p>
        </w:tc>
        <w:tc>
          <w:tcPr>
            <w:tcW w:w="5669" w:type="dxa"/>
          </w:tcPr>
          <w:p w14:paraId="0C988D57" w14:textId="3354C814" w:rsidR="004307D6" w:rsidRDefault="00000000">
            <w:r>
              <w:t>Luke 11:35 So you should become sure that the light that is inside you isn't darkness.</w:t>
            </w:r>
          </w:p>
        </w:tc>
        <w:tc>
          <w:tcPr>
            <w:tcW w:w="5669" w:type="dxa"/>
          </w:tcPr>
          <w:p w14:paraId="0C988D58" w14:textId="568C659B" w:rsidR="004307D6" w:rsidRDefault="00000000">
            <w:r>
              <w:t>Jadi kamu harus menjadi yakin Cahaya yang ada di dalam kamu bukan kegelapan.</w:t>
            </w:r>
          </w:p>
        </w:tc>
      </w:tr>
      <w:tr w:rsidR="004307D6" w14:paraId="0C988D5D" w14:textId="77777777">
        <w:tc>
          <w:tcPr>
            <w:tcW w:w="1701" w:type="dxa"/>
          </w:tcPr>
          <w:p w14:paraId="0C988D5A" w14:textId="77777777" w:rsidR="004307D6" w:rsidRDefault="00000000">
            <w:r>
              <w:t>Luke 11:36</w:t>
            </w:r>
          </w:p>
        </w:tc>
        <w:tc>
          <w:tcPr>
            <w:tcW w:w="5669" w:type="dxa"/>
          </w:tcPr>
          <w:p w14:paraId="0C988D5B" w14:textId="6322C9F1" w:rsidR="004307D6" w:rsidRDefault="00000000">
            <w:r>
              <w:t>Luke 11:36 Therefore, if your whole body is full of light, and if no part of it is dark, every part of you will be completely bright as though a bright lamp's light was shining on you.</w:t>
            </w:r>
          </w:p>
        </w:tc>
        <w:tc>
          <w:tcPr>
            <w:tcW w:w="5669" w:type="dxa"/>
          </w:tcPr>
          <w:p w14:paraId="0C988D5C" w14:textId="48AA0C33" w:rsidR="004307D6" w:rsidRDefault="00000000">
            <w:r>
              <w:t>Oleh karena itu jika seluruh tubuhmu penuh cahaya, dan jika tidak ada bagian tubuhmu yang gelap, setiap bagianmu akan sepenuhnya terang seperti lampu yang terang bersinar.</w:t>
            </w:r>
          </w:p>
        </w:tc>
      </w:tr>
      <w:tr w:rsidR="004307D6" w14:paraId="0C988D61" w14:textId="77777777">
        <w:tc>
          <w:tcPr>
            <w:tcW w:w="1701" w:type="dxa"/>
          </w:tcPr>
          <w:p w14:paraId="0C988D5E" w14:textId="77777777" w:rsidR="004307D6" w:rsidRDefault="00000000">
            <w:r>
              <w:t>Luke 11:37</w:t>
            </w:r>
          </w:p>
        </w:tc>
        <w:tc>
          <w:tcPr>
            <w:tcW w:w="5669" w:type="dxa"/>
          </w:tcPr>
          <w:p w14:paraId="0C988D5F" w14:textId="3EA2DEB6" w:rsidR="004307D6" w:rsidRDefault="00000000">
            <w:r>
              <w:t xml:space="preserve">Luke 11:37 Title: Jesus speaks about the </w:t>
            </w:r>
            <w:r>
              <w:t>Pharisees. After Jesus finished speaking, a Pharisee invited him to eat with him. So Jesus entered the Pharisee's house and reclined &lt;&lt;at the table&gt;&gt;.</w:t>
            </w:r>
          </w:p>
        </w:tc>
        <w:tc>
          <w:tcPr>
            <w:tcW w:w="5669" w:type="dxa"/>
          </w:tcPr>
          <w:p w14:paraId="0C988D60" w14:textId="77777777" w:rsidR="004307D6" w:rsidRDefault="00000000">
            <w:r>
              <w:t>Judul: Yesus berbicara tentang orang-orang Farisi. Sesudah Yesus selesai berbicara, seorang Farisi mengundang-Nya untuk makan &lt;&lt;makanan&gt;&gt; bersamanya. Jadi Yesus memasuki &lt;&lt;rumah orang Farisi&gt;&gt; dan bersandar &lt;&lt;di meja&gt;&gt;.</w:t>
            </w:r>
          </w:p>
        </w:tc>
      </w:tr>
      <w:tr w:rsidR="004307D6" w14:paraId="0C988D65" w14:textId="77777777">
        <w:tc>
          <w:tcPr>
            <w:tcW w:w="1701" w:type="dxa"/>
          </w:tcPr>
          <w:p w14:paraId="0C988D62" w14:textId="77777777" w:rsidR="004307D6" w:rsidRDefault="00000000">
            <w:r>
              <w:lastRenderedPageBreak/>
              <w:t>Luke 11:38</w:t>
            </w:r>
          </w:p>
        </w:tc>
        <w:tc>
          <w:tcPr>
            <w:tcW w:w="5669" w:type="dxa"/>
          </w:tcPr>
          <w:p w14:paraId="0C988D63" w14:textId="0946D253" w:rsidR="004307D6" w:rsidRDefault="00000000">
            <w:r>
              <w:t>Luke 11:38 But the Pharisee noticed that Jesus didn't first wash his hands or arms before the meal</w:t>
            </w:r>
            <w:r>
              <w:t>. And the Pharisee was surprised.</w:t>
            </w:r>
          </w:p>
        </w:tc>
        <w:tc>
          <w:tcPr>
            <w:tcW w:w="5669" w:type="dxa"/>
          </w:tcPr>
          <w:p w14:paraId="0C988D64" w14:textId="7CFF6455" w:rsidR="004307D6" w:rsidRDefault="00000000">
            <w:r>
              <w:t>Tetapi orang Farisi memperhatikan bahwa Yesus tidak mencuci &lt;&lt;tangan-tangan atau lengan-lengan-Nya&gt;&gt; sebelum makan. Dan dia terkejut.</w:t>
            </w:r>
          </w:p>
        </w:tc>
      </w:tr>
      <w:tr w:rsidR="004307D6" w14:paraId="0C988D69" w14:textId="77777777">
        <w:tc>
          <w:tcPr>
            <w:tcW w:w="1701" w:type="dxa"/>
          </w:tcPr>
          <w:p w14:paraId="0C988D66" w14:textId="77777777" w:rsidR="004307D6" w:rsidRDefault="00000000">
            <w:r>
              <w:t>Luke 11:39</w:t>
            </w:r>
          </w:p>
        </w:tc>
        <w:tc>
          <w:tcPr>
            <w:tcW w:w="5669" w:type="dxa"/>
          </w:tcPr>
          <w:p w14:paraId="0C988D67" w14:textId="6CB91B32" w:rsidR="004307D6" w:rsidRDefault="00000000">
            <w:r>
              <w:t xml:space="preserve">Luke 11:39 (Literal) Then the Lord said to that Pharisee, “Pharisees, you clean the outside of a cup and of a plate. (Dynamic) Then the Lord said to that Pharisee, “Pharisees, you do good things in front of people so that they would think that you're righteous like a person cleans the outside of a cup or </w:t>
            </w:r>
            <w:r>
              <w:t>a plate so that they would seem to be clean. (Literal) But the insides of you are full of bad things because you're greedy and you're wicked. (Dynamic) But your hearts are full of bad things because you're greedy and you're wicked.</w:t>
            </w:r>
          </w:p>
        </w:tc>
        <w:tc>
          <w:tcPr>
            <w:tcW w:w="5669" w:type="dxa"/>
          </w:tcPr>
          <w:p w14:paraId="0C988D68" w14:textId="145532FF" w:rsidR="004307D6" w:rsidRDefault="00000000">
            <w:r>
              <w:t xml:space="preserve">(Terjemahan Harafiah) Kemudian Tuhan berkata kepada orang Farisi itu, “Orang-orang Farisi, kalian membersihkan bagian luar cangkir dan piring. (Terjemahan Dinamis) Kemudian Tuhan berkata kepada orang Farisi itu, “Orang-orang Farisi, kalian melakukan hal-hal yang baik di depan orang-orang supaya mereka berpikir bahwa kalian benar seperti orang membersihkan bagian luar cangkir atau piring supaya </w:t>
            </w:r>
            <w:r>
              <w:t>terlihat bersih. (Terjemahan Harafiah) Tetapi bagian-bagian dalam kalian penuh hal-hal yang jahat karena kalian serakah dan karena kalian jahat. (Terjemahan Dinamis) Tetapi hati kalian penuh  hal-hal yang jahat karena kalian serakah dan karena kalian jahat.</w:t>
            </w:r>
          </w:p>
        </w:tc>
      </w:tr>
      <w:tr w:rsidR="004307D6" w14:paraId="0C988D6D" w14:textId="77777777">
        <w:tc>
          <w:tcPr>
            <w:tcW w:w="1701" w:type="dxa"/>
          </w:tcPr>
          <w:p w14:paraId="0C988D6A" w14:textId="77777777" w:rsidR="004307D6" w:rsidRDefault="00000000">
            <w:r>
              <w:t>Luke 11:40</w:t>
            </w:r>
          </w:p>
        </w:tc>
        <w:tc>
          <w:tcPr>
            <w:tcW w:w="5669" w:type="dxa"/>
          </w:tcPr>
          <w:p w14:paraId="0C988D6B" w14:textId="77777777" w:rsidR="004307D6" w:rsidRDefault="00000000">
            <w:r>
              <w:t>Luke 11:40 You're foolish. (Literal) Didn't the person who made our outsides also make our insides? (Dynamic) Didn't God, who made our bodies, also make our hearts?</w:t>
            </w:r>
          </w:p>
        </w:tc>
        <w:tc>
          <w:tcPr>
            <w:tcW w:w="5669" w:type="dxa"/>
          </w:tcPr>
          <w:p w14:paraId="0C988D6C" w14:textId="77777777" w:rsidR="004307D6" w:rsidRDefault="00000000">
            <w:r>
              <w:t>Kalian bodoh. (Terjemahan Harafiah) Apakah orang yang membuat bagian-bagian luar kita juga membuat bagian-bagian dalam kita? (Terjemahan Dinamis) Apakah Allah, yang membuat tubuh-tubuh kita, juga membuat hati kita?</w:t>
            </w:r>
          </w:p>
        </w:tc>
      </w:tr>
      <w:tr w:rsidR="004307D6" w14:paraId="0C988D71" w14:textId="77777777">
        <w:tc>
          <w:tcPr>
            <w:tcW w:w="1701" w:type="dxa"/>
          </w:tcPr>
          <w:p w14:paraId="0C988D6E" w14:textId="77777777" w:rsidR="004307D6" w:rsidRDefault="00000000">
            <w:r>
              <w:t>Luke 11:41</w:t>
            </w:r>
          </w:p>
        </w:tc>
        <w:tc>
          <w:tcPr>
            <w:tcW w:w="5669" w:type="dxa"/>
          </w:tcPr>
          <w:p w14:paraId="0C988D6F" w14:textId="77777777" w:rsidR="004307D6" w:rsidRDefault="00000000">
            <w:r>
              <w:t>Luke 11:41 But for the things that are inside you, give things to poor people. Then behold. (Literal) Every thing will be clean for you. (Dynamic) God will completely accept you.</w:t>
            </w:r>
          </w:p>
        </w:tc>
        <w:tc>
          <w:tcPr>
            <w:tcW w:w="5669" w:type="dxa"/>
          </w:tcPr>
          <w:p w14:paraId="0C988D70" w14:textId="23920E6C" w:rsidR="004307D6" w:rsidRDefault="00000000">
            <w:r>
              <w:t xml:space="preserve">Tetapi untuk  &lt;&lt;benda-benda&gt;&gt; yang ada padamu berikan benda-beda kepada orang-orang miskin. Kemudian </w:t>
            </w:r>
            <w:r>
              <w:t xml:space="preserve"> lihatlah. (Terjemahan Harafiah) Setiap hal akan bersih untuk kalian. (Terjemahan Dinamis) Allah akan menerima kalian sepenuhnya.</w:t>
            </w:r>
          </w:p>
        </w:tc>
      </w:tr>
      <w:tr w:rsidR="004307D6" w14:paraId="0C988D75" w14:textId="77777777">
        <w:tc>
          <w:tcPr>
            <w:tcW w:w="1701" w:type="dxa"/>
          </w:tcPr>
          <w:p w14:paraId="0C988D72" w14:textId="77777777" w:rsidR="004307D6" w:rsidRDefault="00000000">
            <w:r>
              <w:t>Luke 11:42</w:t>
            </w:r>
          </w:p>
        </w:tc>
        <w:tc>
          <w:tcPr>
            <w:tcW w:w="5669" w:type="dxa"/>
          </w:tcPr>
          <w:p w14:paraId="0C988D73" w14:textId="353FF809" w:rsidR="004307D6" w:rsidRDefault="00000000">
            <w:r>
              <w:t>Luke 11:42 Pharisees, you'll suffer greatly. For you gave God one tenth of mint, rue, and all of the other kinds of garden herbs. But you don't act justly and don't love God. You should have done these &lt;&lt;more important&gt;&gt; things while you also did those other things.</w:t>
            </w:r>
          </w:p>
        </w:tc>
        <w:tc>
          <w:tcPr>
            <w:tcW w:w="5669" w:type="dxa"/>
          </w:tcPr>
          <w:p w14:paraId="0C988D74" w14:textId="721B50F3" w:rsidR="004307D6" w:rsidRDefault="00000000">
            <w:r>
              <w:t xml:space="preserve">Orang-orang Farisi, kalian akan sangat menderita. Karena kalian memberikan Allah sepersepuluh dari </w:t>
            </w:r>
            <w:r>
              <w:t>selasih, , inggu  Dan semua macam lain tanaman bumbu. Tetapi kalian tidak bertindak adil dan tidak mengasihi Allah. Kalian seharusnya bisa melakukan hal-hal &lt;&lt;yang lebih penting&gt;&gt; ini ketika kalian juga melakukan hal-hal lain.</w:t>
            </w:r>
          </w:p>
        </w:tc>
      </w:tr>
      <w:tr w:rsidR="004307D6" w14:paraId="0C988D79" w14:textId="77777777">
        <w:tc>
          <w:tcPr>
            <w:tcW w:w="1701" w:type="dxa"/>
          </w:tcPr>
          <w:p w14:paraId="0C988D76" w14:textId="77777777" w:rsidR="004307D6" w:rsidRDefault="00000000">
            <w:r>
              <w:t>Luke 11:43</w:t>
            </w:r>
          </w:p>
        </w:tc>
        <w:tc>
          <w:tcPr>
            <w:tcW w:w="5669" w:type="dxa"/>
          </w:tcPr>
          <w:p w14:paraId="0C988D77" w14:textId="77777777" w:rsidR="004307D6" w:rsidRDefault="00000000">
            <w:r>
              <w:t>Luke 11:43 The Pharisees, you'll suffer greatly. For you like sitting on seats that are in synagogues honor. And you like you being greeted in markets &lt;&lt;respectfully&gt;&gt;.</w:t>
            </w:r>
          </w:p>
        </w:tc>
        <w:tc>
          <w:tcPr>
            <w:tcW w:w="5669" w:type="dxa"/>
          </w:tcPr>
          <w:p w14:paraId="0C988D78" w14:textId="77777777" w:rsidR="004307D6" w:rsidRDefault="00000000">
            <w:r>
              <w:t>Orang-orang Farisi, kalian akan sangat menderita. Karena kalian suka duduk di atas tempat-tempat duduk kehormatan yang ada di bangunan-bangunan yang kecil di mana para Yahudi menyembah Allah. Dan kalian suka kalian disapa di pasar-pasar &lt;&lt;dengan hormat&gt;&gt;.</w:t>
            </w:r>
          </w:p>
        </w:tc>
      </w:tr>
      <w:tr w:rsidR="004307D6" w14:paraId="0C988D7D" w14:textId="77777777">
        <w:tc>
          <w:tcPr>
            <w:tcW w:w="1701" w:type="dxa"/>
          </w:tcPr>
          <w:p w14:paraId="0C988D7A" w14:textId="77777777" w:rsidR="004307D6" w:rsidRDefault="00000000">
            <w:r>
              <w:lastRenderedPageBreak/>
              <w:t>Luke 11:44</w:t>
            </w:r>
          </w:p>
        </w:tc>
        <w:tc>
          <w:tcPr>
            <w:tcW w:w="5669" w:type="dxa"/>
          </w:tcPr>
          <w:p w14:paraId="0C988D7B" w14:textId="1CFD78C2" w:rsidR="004307D6" w:rsidRDefault="00000000">
            <w:r>
              <w:t>Luke 11:44 You'll suffer greatly. For you're like graves that people don't see and they walk on without knowing that they're walking on them.”</w:t>
            </w:r>
          </w:p>
        </w:tc>
        <w:tc>
          <w:tcPr>
            <w:tcW w:w="5669" w:type="dxa"/>
          </w:tcPr>
          <w:p w14:paraId="0C988D7C" w14:textId="430E7554" w:rsidR="004307D6" w:rsidRDefault="00000000">
            <w:r>
              <w:t xml:space="preserve">Kalian akan sangat menderita. Karena kalian seperti kubur-kubur yang orang-orang tidak lihat dan </w:t>
            </w:r>
            <w:r>
              <w:t>mereka berjalan tanpa mengetahui bahwa mereka berjalan di atasnya.”</w:t>
            </w:r>
          </w:p>
        </w:tc>
      </w:tr>
      <w:tr w:rsidR="004307D6" w14:paraId="0C988D81" w14:textId="77777777">
        <w:tc>
          <w:tcPr>
            <w:tcW w:w="1701" w:type="dxa"/>
          </w:tcPr>
          <w:p w14:paraId="0C988D7E" w14:textId="77777777" w:rsidR="004307D6" w:rsidRDefault="00000000">
            <w:r>
              <w:t>Luke 11:45</w:t>
            </w:r>
          </w:p>
        </w:tc>
        <w:tc>
          <w:tcPr>
            <w:tcW w:w="5669" w:type="dxa"/>
          </w:tcPr>
          <w:p w14:paraId="0C988D7F" w14:textId="1CB802F7" w:rsidR="004307D6" w:rsidRDefault="00000000">
            <w:r>
              <w:t>Luke 11:45 One of the scribes replied to Jesus, “Teacher, when you say these things, you also insult us.”</w:t>
            </w:r>
          </w:p>
        </w:tc>
        <w:tc>
          <w:tcPr>
            <w:tcW w:w="5669" w:type="dxa"/>
          </w:tcPr>
          <w:p w14:paraId="0C988D80" w14:textId="77777777" w:rsidR="004307D6" w:rsidRDefault="00000000">
            <w:r>
              <w:t>Salah satu dari ahli Taurat membalas kepada Yesus, “Guru, ketika Kamu mengatakan hal-hal ini, Kamu juga menghina kami.”</w:t>
            </w:r>
          </w:p>
        </w:tc>
      </w:tr>
      <w:tr w:rsidR="004307D6" w14:paraId="0C988D85" w14:textId="77777777">
        <w:tc>
          <w:tcPr>
            <w:tcW w:w="1701" w:type="dxa"/>
          </w:tcPr>
          <w:p w14:paraId="0C988D82" w14:textId="77777777" w:rsidR="004307D6" w:rsidRDefault="00000000">
            <w:r>
              <w:t>Luke 11:46</w:t>
            </w:r>
          </w:p>
        </w:tc>
        <w:tc>
          <w:tcPr>
            <w:tcW w:w="5669" w:type="dxa"/>
          </w:tcPr>
          <w:p w14:paraId="0C988D83" w14:textId="5A568356" w:rsidR="004307D6" w:rsidRDefault="00000000">
            <w:r>
              <w:t>Luke 11:46 Jesus replied, “Scribes, you'll also suffer greatly. (Literal) For you put some very heavy loads on some people. (Dynamic) For you insist that some people follow</w:t>
            </w:r>
            <w:r>
              <w:t xml:space="preserve"> many rules that are like very heavy loads. (Literal) But you won't lift a finger to help those people carry those loads. (Dynamic) But you don't try to help those people &lt;&lt;follow those rules.&gt;&gt;</w:t>
            </w:r>
          </w:p>
        </w:tc>
        <w:tc>
          <w:tcPr>
            <w:tcW w:w="5669" w:type="dxa"/>
          </w:tcPr>
          <w:p w14:paraId="0C988D84" w14:textId="43F970A1" w:rsidR="004307D6" w:rsidRDefault="00000000">
            <w:r>
              <w:t xml:space="preserve">Yesus membalas, “Ahli-ahli Taurat, kalian juga akan sangat menderita. (Terjemahan Harafiah) Karena kalian menaruh beberapa beban yang sangat berat pada beberapa orang. (Terjemahan Dinamis) Karena kalian mendesak beberapa orang mengikuti banyak </w:t>
            </w:r>
            <w:r>
              <w:t>peraturan yang seperti beban-beban yang sangat berat. (Terjemahan Harafiah) Tetapi kalian tidak mau  mengangkat jari untuk membantu orang-orang itu &lt;&lt;membawa beban-beban itu&gt;&gt;. (Terjemahan Dinamis) Tetapi kalian tidak mencoba membantu orang-orang itu &lt;&lt;mengikuti peraturan-peraturan itu&gt;&gt;.</w:t>
            </w:r>
          </w:p>
        </w:tc>
      </w:tr>
      <w:tr w:rsidR="004307D6" w14:paraId="0C988D89" w14:textId="77777777">
        <w:tc>
          <w:tcPr>
            <w:tcW w:w="1701" w:type="dxa"/>
          </w:tcPr>
          <w:p w14:paraId="0C988D86" w14:textId="77777777" w:rsidR="004307D6" w:rsidRDefault="00000000">
            <w:r>
              <w:t>Luke 11:47</w:t>
            </w:r>
          </w:p>
        </w:tc>
        <w:tc>
          <w:tcPr>
            <w:tcW w:w="5669" w:type="dxa"/>
          </w:tcPr>
          <w:p w14:paraId="0C988D87" w14:textId="5362AA07" w:rsidR="004307D6" w:rsidRDefault="00000000">
            <w:r>
              <w:t>Luke 11:47 You'll suffer greatly. For you build &lt;&lt;beautiful&gt;&gt; tombs for the prophets. But it was your ancestors who killed those &lt;&lt;same&gt;&gt; prophets.</w:t>
            </w:r>
          </w:p>
        </w:tc>
        <w:tc>
          <w:tcPr>
            <w:tcW w:w="5669" w:type="dxa"/>
          </w:tcPr>
          <w:p w14:paraId="0C988D88" w14:textId="0B21AAB5" w:rsidR="004307D6" w:rsidRDefault="00000000">
            <w:r>
              <w:t>Kalian akan sangat menderita. Karena kalian membangun makam-makam &lt;&lt;yang indah&gt;&gt; untuk para  nabi. Tetapi leluhur-leluhur kalian yang membunuh nabi-nabi &lt;&lt;yang sama&gt;&gt; itu.</w:t>
            </w:r>
          </w:p>
        </w:tc>
      </w:tr>
      <w:tr w:rsidR="004307D6" w14:paraId="0C988D8D" w14:textId="77777777">
        <w:tc>
          <w:tcPr>
            <w:tcW w:w="1701" w:type="dxa"/>
          </w:tcPr>
          <w:p w14:paraId="0C988D8A" w14:textId="77777777" w:rsidR="004307D6" w:rsidRDefault="00000000">
            <w:r>
              <w:t>Luke 11:48</w:t>
            </w:r>
          </w:p>
        </w:tc>
        <w:tc>
          <w:tcPr>
            <w:tcW w:w="5669" w:type="dxa"/>
          </w:tcPr>
          <w:p w14:paraId="0C988D8B" w14:textId="77777777" w:rsidR="004307D6" w:rsidRDefault="00000000">
            <w:r>
              <w:t>Luke 11:48 So your actions testify to God that you approve of the things that your ancestors did. Your ancestors killed the prophets. And you build the tombs for those prophets.</w:t>
            </w:r>
          </w:p>
        </w:tc>
        <w:tc>
          <w:tcPr>
            <w:tcW w:w="5669" w:type="dxa"/>
          </w:tcPr>
          <w:p w14:paraId="0C988D8C" w14:textId="259EA544" w:rsidR="004307D6" w:rsidRDefault="00000000">
            <w:r>
              <w:t xml:space="preserve">Jadi tindakan-tindakan kalian bersaksi </w:t>
            </w:r>
            <w:r>
              <w:t xml:space="preserve"> &lt;&lt;kepada Allah&gt;&gt; bahwa kalian menyetujui hal-hal yang leluhur-leluhur kalian lakukan. Leluhur-leluhur kalian membunuh nabi-nabi. Dan kalian membangun makam-makam untuk nabi-nabi itu.</w:t>
            </w:r>
          </w:p>
        </w:tc>
      </w:tr>
      <w:tr w:rsidR="004307D6" w14:paraId="0C988D91" w14:textId="77777777">
        <w:tc>
          <w:tcPr>
            <w:tcW w:w="1701" w:type="dxa"/>
          </w:tcPr>
          <w:p w14:paraId="0C988D8E" w14:textId="77777777" w:rsidR="004307D6" w:rsidRDefault="00000000">
            <w:r>
              <w:t>Luke 11:49</w:t>
            </w:r>
          </w:p>
        </w:tc>
        <w:tc>
          <w:tcPr>
            <w:tcW w:w="5669" w:type="dxa"/>
          </w:tcPr>
          <w:p w14:paraId="0C988D8F" w14:textId="5236EE6E" w:rsidR="004307D6" w:rsidRDefault="00000000">
            <w:r>
              <w:t>Luke 11:49 Therefore, God, who was wise, said, ‘I'll send prophets and apostles to those Israelites. Those people will kill some of those prophets and those apostles and persecute some of them.’</w:t>
            </w:r>
          </w:p>
        </w:tc>
        <w:tc>
          <w:tcPr>
            <w:tcW w:w="5669" w:type="dxa"/>
          </w:tcPr>
          <w:p w14:paraId="0C988D90" w14:textId="2065CBCD" w:rsidR="004307D6" w:rsidRDefault="00000000">
            <w:r>
              <w:t>Oleh karena itu Allah, yang bijak, berkata, ‘Aku akan mengirim nabi-nabi dan rasul-rasul</w:t>
            </w:r>
            <w:r>
              <w:t xml:space="preserve"> kepada orang-orang &lt;&lt;Israel&gt;&gt; itu. Orang-orang itu akan membunuh beberapa dari nabi dan rasul-rasul itu dan akan menganiaya  beberapa dari mereka.’</w:t>
            </w:r>
          </w:p>
        </w:tc>
      </w:tr>
      <w:tr w:rsidR="004307D6" w14:paraId="0C988D95" w14:textId="77777777">
        <w:tc>
          <w:tcPr>
            <w:tcW w:w="1701" w:type="dxa"/>
          </w:tcPr>
          <w:p w14:paraId="0C988D92" w14:textId="77777777" w:rsidR="004307D6" w:rsidRDefault="00000000">
            <w:r>
              <w:t>Luke 11:50</w:t>
            </w:r>
          </w:p>
        </w:tc>
        <w:tc>
          <w:tcPr>
            <w:tcW w:w="5669" w:type="dxa"/>
          </w:tcPr>
          <w:p w14:paraId="0C988D93" w14:textId="7C484924" w:rsidR="004307D6" w:rsidRDefault="00000000">
            <w:r>
              <w:t>Luke 11:50 (Literal) Therefore, God will consider the people of this generation to be responsible for all of the prophets' blood that was spilled since the time when the world was created. (Dynamic) Therefore, God will consider the people of this generation to be responsible for all of the prophets' deaths</w:t>
            </w:r>
            <w:r>
              <w:t xml:space="preserve"> since the time when the world was created.</w:t>
            </w:r>
          </w:p>
        </w:tc>
        <w:tc>
          <w:tcPr>
            <w:tcW w:w="5669" w:type="dxa"/>
          </w:tcPr>
          <w:p w14:paraId="0C988D94" w14:textId="7C2AE9D4" w:rsidR="004307D6" w:rsidRDefault="00000000">
            <w:r>
              <w:t>(Terjemahan Harafiah) Oleh karena itu Allah akan berpikir bahwa orang-orang dari generasi ini bertanggung jawab atas darah semua nabi yang tertumpah sejak waktu ketika dunia diciptakan. (Terjemahan Dinamis) Oleh karena itu Allah akan berpikir bahwa orang-orang dari generasi ini bertanggung jawab atas kematian semua nabi sejak waktu ketika dunia diciptakan.</w:t>
            </w:r>
          </w:p>
        </w:tc>
      </w:tr>
      <w:tr w:rsidR="004307D6" w14:paraId="0C988D99" w14:textId="77777777">
        <w:tc>
          <w:tcPr>
            <w:tcW w:w="1701" w:type="dxa"/>
          </w:tcPr>
          <w:p w14:paraId="0C988D96" w14:textId="77777777" w:rsidR="004307D6" w:rsidRDefault="00000000">
            <w:r>
              <w:lastRenderedPageBreak/>
              <w:t>Luke 11:51</w:t>
            </w:r>
          </w:p>
        </w:tc>
        <w:tc>
          <w:tcPr>
            <w:tcW w:w="5669" w:type="dxa"/>
          </w:tcPr>
          <w:p w14:paraId="0C988D97" w14:textId="15595EAF" w:rsidR="004307D6" w:rsidRDefault="00000000">
            <w:r>
              <w:t>Luke 11:51 (Literal) The people of this generation will be &lt;&lt;responsible for that blood&gt;&gt; from the time when Abel's blood was poured out until the time when the blood of Zechariah, who was killed between an altar and a holy place, was poured out. (Dynamic) This generation's people will be &lt;&lt;responsible for those prophets' deaths</w:t>
            </w:r>
            <w:r>
              <w:t>&gt;&gt; from the time when Abel was killed until the time when Zechariah was killed between an altar and a holy place. (End of Alternates) I tell you that God will consider this generation's people to be responsible for all of those prophets' deaths.</w:t>
            </w:r>
          </w:p>
        </w:tc>
        <w:tc>
          <w:tcPr>
            <w:tcW w:w="5669" w:type="dxa"/>
          </w:tcPr>
          <w:p w14:paraId="0C988D98" w14:textId="20920C02" w:rsidR="004307D6" w:rsidRDefault="00000000">
            <w:r>
              <w:t xml:space="preserve">(Terjemahan Harafiah) Orang-orang dari generasi ini &lt;&lt;akan bertanggung jawab atas darah itu&gt;&gt; dari waktu ketika darah Abel tertumpah </w:t>
            </w:r>
            <w:r>
              <w:t>sampai waktu ketika darah Zakharia, yang dibunuh di antara bangunan di mana orang-orang memberikan hadiah-hadiah kepada Allah dan tempat yang suci, tertumpah</w:t>
            </w:r>
            <w:r>
              <w:t>. (Terjemahan Dinamis) Orang-orang generasi ini &lt;&lt;akan bertanggung jawab atas kematian nabi-nabi itu&gt;&gt; dari waktu ketika Abel dibunuh sampai waktu ketika Zakharia dibunuh di antara bangunan di mana orang-orang memberikan hadiah-hadiah kepada Allah dan tempat yang suci. (Akhir Alternatif) Aku memberitahukan kepada kalian bahwa Allah akan berpikir bahwa orang-orang generasi ini bertanggung jawab atas kematian semua nabi itu.</w:t>
            </w:r>
          </w:p>
        </w:tc>
      </w:tr>
      <w:tr w:rsidR="004307D6" w14:paraId="0C988D9D" w14:textId="77777777">
        <w:tc>
          <w:tcPr>
            <w:tcW w:w="1701" w:type="dxa"/>
          </w:tcPr>
          <w:p w14:paraId="0C988D9A" w14:textId="77777777" w:rsidR="004307D6" w:rsidRDefault="00000000">
            <w:r>
              <w:t>Luke 11:52</w:t>
            </w:r>
          </w:p>
        </w:tc>
        <w:tc>
          <w:tcPr>
            <w:tcW w:w="5669" w:type="dxa"/>
          </w:tcPr>
          <w:p w14:paraId="0C988D9B" w14:textId="1DE3778E" w:rsidR="004307D6" w:rsidRDefault="00000000">
            <w:r>
              <w:t xml:space="preserve">Luke 11:52 </w:t>
            </w:r>
            <w:r>
              <w:t>Scribes, you'll suffer greatly. (Literal) For you take away &lt;&lt;from people&gt;&gt; the key that opens the door that leads to knowledge &lt;&lt;that is about God&gt;&gt;. (Dynamic) For you cause people not to be able to know God. (Literal) You don't go through that door. (Dynamic) You don't know God. (Literal) And you prevent the people who are trying to go through that door from going through it.” (Dynamic) And you prevent the people who are trying to know God from knowing him.”</w:t>
            </w:r>
          </w:p>
        </w:tc>
        <w:tc>
          <w:tcPr>
            <w:tcW w:w="5669" w:type="dxa"/>
          </w:tcPr>
          <w:p w14:paraId="0C988D9C" w14:textId="3A6E395C" w:rsidR="004307D6" w:rsidRDefault="00000000">
            <w:r>
              <w:t>Ahli-ahli Taurat, kalian akan sangat menderita. (Terjemahan Harafiah) Karena kalian mengambil &lt;&lt;dari orang&gt;&gt; kunci yang membuka pintu yang menuju pengetahuan &lt;&lt;tentang Allah&gt;&gt;. (Terjemahan Dinamis) Karena kalian menyebabkan orang tidak bisa mengenal Allah. (Terjemahan Harafiah) Kalian tidak pergi melalui pintu itu. (Terjemahan Dinamis) Kalian tidak mengenal Allah. (Terjemahan Harafiah) Dan kalian mencegah orang-orang yang mencoba pergi melalui pintu itu untuk</w:t>
            </w:r>
            <w:r>
              <w:t xml:space="preserve"> pergi melalui pintu itu.” (Terjemahan Dinamis) Dan kalian mencegah orang-orang yang sedang mencoba mengenal Allah untuk mengenal Allah.”</w:t>
            </w:r>
          </w:p>
        </w:tc>
      </w:tr>
      <w:tr w:rsidR="004307D6" w14:paraId="0C988DA1" w14:textId="77777777">
        <w:tc>
          <w:tcPr>
            <w:tcW w:w="1701" w:type="dxa"/>
          </w:tcPr>
          <w:p w14:paraId="0C988D9E" w14:textId="77777777" w:rsidR="004307D6" w:rsidRDefault="00000000">
            <w:r>
              <w:t>Luke 11:53</w:t>
            </w:r>
          </w:p>
        </w:tc>
        <w:tc>
          <w:tcPr>
            <w:tcW w:w="5669" w:type="dxa"/>
          </w:tcPr>
          <w:p w14:paraId="0C988D9F" w14:textId="319B4FCC" w:rsidR="004307D6" w:rsidRDefault="00000000">
            <w:r>
              <w:t>Luke 11:53 After Jesus left that house, the scribes and the Pharisees started angrily opposing him and asked him many questions.</w:t>
            </w:r>
          </w:p>
        </w:tc>
        <w:tc>
          <w:tcPr>
            <w:tcW w:w="5669" w:type="dxa"/>
          </w:tcPr>
          <w:p w14:paraId="0C988DA0" w14:textId="77777777" w:rsidR="004307D6" w:rsidRDefault="00000000">
            <w:r>
              <w:t>Sesudah Yesus meninggalkan &lt;&lt;rumah itu&gt;&gt;, ahli-ahli Taurat dan orang-orang Farisi mulai melawan-Nya dengan marah. Dan mereka menanyakan banyak pertanyaan kepada Yesus.</w:t>
            </w:r>
          </w:p>
        </w:tc>
      </w:tr>
      <w:tr w:rsidR="004307D6" w14:paraId="0C988DA5" w14:textId="77777777">
        <w:tc>
          <w:tcPr>
            <w:tcW w:w="1701" w:type="dxa"/>
          </w:tcPr>
          <w:p w14:paraId="0C988DA2" w14:textId="77777777" w:rsidR="004307D6" w:rsidRDefault="00000000">
            <w:r>
              <w:t>Luke 11:54</w:t>
            </w:r>
          </w:p>
        </w:tc>
        <w:tc>
          <w:tcPr>
            <w:tcW w:w="5669" w:type="dxa"/>
          </w:tcPr>
          <w:p w14:paraId="0C988DA3" w14:textId="77777777" w:rsidR="004307D6" w:rsidRDefault="00000000">
            <w:r>
              <w:t>Luke 11:54 Those people were waiting so that they could trick Jesus so that he would say something that will cause him to have trouble.</w:t>
            </w:r>
          </w:p>
        </w:tc>
        <w:tc>
          <w:tcPr>
            <w:tcW w:w="5669" w:type="dxa"/>
          </w:tcPr>
          <w:p w14:paraId="0C988DA4" w14:textId="77777777" w:rsidR="004307D6" w:rsidRDefault="00000000">
            <w:r>
              <w:t>Orang-orang itu sedang menunggu supaya mereka bisa menipu Yesus supaya Dia mengatakan hal yang akan menyebabkan-Nya punya kesulitan.</w:t>
            </w:r>
          </w:p>
        </w:tc>
      </w:tr>
    </w:tbl>
    <w:p w14:paraId="0C988DA6" w14:textId="77777777" w:rsidR="004307D6" w:rsidRDefault="004307D6"/>
    <w:sectPr w:rsidR="004307D6">
      <w:pgSz w:w="15840" w:h="12240" w:orient="landscape"/>
      <w:pgMar w:top="1134" w:right="850" w:bottom="1134" w:left="8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31455DF-CD52-42C4-9F87-1777F589700E}"/>
    <w:embedBold r:id="rId2" w:fontKey="{F1820C7E-E4CD-490C-A74C-7321C87CDC61}"/>
    <w:embedItalic r:id="rId3" w:fontKey="{90493A2A-9176-4999-BA58-8DBA87CB1705}"/>
    <w:embedBoldItalic r:id="rId4" w:fontKey="{9EAD2C65-3F81-45EE-B671-3CFEB4BB171B}"/>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5CAC72B1-DB50-4EE4-91C1-8B631E218E5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k Hight">
    <w15:presenceInfo w15:providerId="Windows Live" w15:userId="71b60b1b7ed423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7D6"/>
    <w:rsid w:val="004307D6"/>
    <w:rsid w:val="0096725D"/>
    <w:rsid w:val="00BA7523"/>
    <w:rsid w:val="00C65B23"/>
    <w:rsid w:val="00DA0BA3"/>
    <w:rsid w:val="00FC048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88C21"/>
  <w15:docId w15:val="{E14E2948-6D73-481E-A802-351269B05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NZ"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b/>
      <w:bCs/>
      <w:color w:val="4F81BD"/>
    </w:rPr>
  </w:style>
  <w:style w:type="paragraph" w:styleId="Heading4">
    <w:name w:val="heading 4"/>
    <w:basedOn w:val="Normal"/>
    <w:next w:val="Normal"/>
    <w:uiPriority w:val="9"/>
    <w:semiHidden/>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nDEs3+ihlOb7Vmm59HpRdD5JQ==">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</go:docsCustomData>
</go:gDocsCustomXmlDataStorage>
</file>

<file path=customXml/itemProps1.xml><?xml version="1.0" encoding="utf-8"?>
<ds:datastoreItem xmlns:ds="http://schemas.openxmlformats.org/officeDocument/2006/customXml" ds:itemID="{3BB5F7E7-49D1-4AE2-B16D-6324361A956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7154</Words>
  <Characters>40783</Characters>
  <Application>Microsoft Office Word</Application>
  <DocSecurity>0</DocSecurity>
  <Lines>339</Lines>
  <Paragraphs>95</Paragraphs>
  <ScaleCrop>false</ScaleCrop>
  <Company/>
  <LinksUpToDate>false</LinksUpToDate>
  <CharactersWithSpaces>47842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Nick Hight</cp:lastModifiedBy>
  <cp:revision>4</cp:revision>
  <dcterms:created xsi:type="dcterms:W3CDTF">2026-08-05T07:58:00Z</dcterms:created>
  <dcterms:modified xsi:type="dcterms:W3CDTF">2026-09-02T18:07:00Z</dcterms:modified>
</cp:coreProperties>
</file>